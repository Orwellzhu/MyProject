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DC9FD" w14:textId="77777777" w:rsidR="00DE3A16" w:rsidRDefault="00DE3A16">
      <w:pPr>
        <w:tabs>
          <w:tab w:val="left" w:pos="2160"/>
        </w:tabs>
        <w:jc w:val="center"/>
        <w:rPr>
          <w:b/>
          <w:sz w:val="84"/>
          <w:szCs w:val="84"/>
        </w:rPr>
      </w:pPr>
      <w:bookmarkStart w:id="0" w:name="_Hlk483826161"/>
      <w:bookmarkEnd w:id="0"/>
    </w:p>
    <w:p w14:paraId="520AD2A4" w14:textId="77777777" w:rsidR="00DE3A16" w:rsidRDefault="00DE3A16">
      <w:pPr>
        <w:tabs>
          <w:tab w:val="left" w:pos="2160"/>
        </w:tabs>
        <w:jc w:val="center"/>
        <w:rPr>
          <w:b/>
          <w:sz w:val="84"/>
          <w:szCs w:val="84"/>
        </w:rPr>
      </w:pPr>
    </w:p>
    <w:p w14:paraId="043FAE5B" w14:textId="2CDAEB91" w:rsidR="00DE3A16" w:rsidRDefault="009F6F65">
      <w:pPr>
        <w:tabs>
          <w:tab w:val="left" w:pos="2160"/>
        </w:tabs>
        <w:jc w:val="center"/>
        <w:rPr>
          <w:b/>
          <w:sz w:val="84"/>
          <w:szCs w:val="84"/>
        </w:rPr>
      </w:pPr>
      <w:r>
        <w:rPr>
          <w:rFonts w:hint="eastAsia"/>
          <w:b/>
          <w:sz w:val="84"/>
          <w:szCs w:val="84"/>
        </w:rPr>
        <w:t>及</w:t>
      </w:r>
      <w:r>
        <w:rPr>
          <w:rFonts w:hint="eastAsia"/>
          <w:b/>
          <w:sz w:val="84"/>
          <w:szCs w:val="84"/>
        </w:rPr>
        <w:t xml:space="preserve"> </w:t>
      </w:r>
      <w:r>
        <w:rPr>
          <w:rFonts w:hint="eastAsia"/>
          <w:b/>
          <w:sz w:val="84"/>
          <w:szCs w:val="84"/>
        </w:rPr>
        <w:t>时</w:t>
      </w:r>
    </w:p>
    <w:p w14:paraId="658BF4C9" w14:textId="6EF42A40" w:rsidR="00BD0676" w:rsidRPr="00BD0676" w:rsidRDefault="00BD0676" w:rsidP="00BD0676">
      <w:pPr>
        <w:pStyle w:val="proname"/>
        <w:shd w:val="clear" w:color="auto" w:fill="FFFFFF"/>
        <w:spacing w:before="135" w:beforeAutospacing="0" w:after="0" w:afterAutospacing="0" w:line="240" w:lineRule="atLeast"/>
        <w:jc w:val="center"/>
        <w:outlineLvl w:val="3"/>
        <w:rPr>
          <w:rFonts w:ascii="微软雅黑" w:hAnsi="微软雅黑"/>
          <w:b/>
          <w:bCs/>
          <w:color w:val="333333"/>
          <w:spacing w:val="-4"/>
          <w:sz w:val="44"/>
          <w:szCs w:val="44"/>
        </w:rPr>
      </w:pPr>
      <w:r w:rsidRPr="00BD0676">
        <w:rPr>
          <w:rFonts w:ascii="微软雅黑" w:hAnsi="微软雅黑"/>
          <w:b/>
          <w:bCs/>
          <w:color w:val="333333"/>
          <w:spacing w:val="-4"/>
          <w:sz w:val="44"/>
          <w:szCs w:val="44"/>
        </w:rPr>
        <w:t>基于人工智能的大学生私人导师</w:t>
      </w:r>
    </w:p>
    <w:p w14:paraId="1A108532" w14:textId="77777777" w:rsidR="00DE3A16" w:rsidRDefault="00DE3A16">
      <w:pPr>
        <w:tabs>
          <w:tab w:val="left" w:pos="2160"/>
        </w:tabs>
        <w:jc w:val="center"/>
        <w:rPr>
          <w:b/>
          <w:sz w:val="84"/>
          <w:szCs w:val="84"/>
        </w:rPr>
      </w:pPr>
    </w:p>
    <w:p w14:paraId="06D2821E" w14:textId="77777777" w:rsidR="00DE3A16" w:rsidRDefault="009F6F65">
      <w:pPr>
        <w:tabs>
          <w:tab w:val="left" w:pos="2160"/>
        </w:tabs>
        <w:jc w:val="center"/>
        <w:rPr>
          <w:b/>
          <w:sz w:val="84"/>
          <w:szCs w:val="84"/>
        </w:rPr>
      </w:pPr>
      <w:r>
        <w:rPr>
          <w:rFonts w:hint="eastAsia"/>
          <w:b/>
          <w:sz w:val="84"/>
          <w:szCs w:val="84"/>
        </w:rPr>
        <w:t>项</w:t>
      </w:r>
    </w:p>
    <w:p w14:paraId="54D68028" w14:textId="77777777" w:rsidR="00DE3A16" w:rsidRDefault="009F6F65">
      <w:pPr>
        <w:tabs>
          <w:tab w:val="left" w:pos="2160"/>
        </w:tabs>
        <w:jc w:val="center"/>
        <w:rPr>
          <w:b/>
          <w:sz w:val="84"/>
          <w:szCs w:val="84"/>
        </w:rPr>
      </w:pPr>
      <w:r>
        <w:rPr>
          <w:rFonts w:hint="eastAsia"/>
          <w:b/>
          <w:sz w:val="84"/>
          <w:szCs w:val="84"/>
        </w:rPr>
        <w:t>目</w:t>
      </w:r>
    </w:p>
    <w:p w14:paraId="43FF4E68" w14:textId="77777777" w:rsidR="00DE3A16" w:rsidRDefault="009F6F65">
      <w:pPr>
        <w:tabs>
          <w:tab w:val="left" w:pos="2160"/>
        </w:tabs>
        <w:jc w:val="center"/>
        <w:rPr>
          <w:b/>
          <w:sz w:val="84"/>
          <w:szCs w:val="84"/>
        </w:rPr>
      </w:pPr>
      <w:r>
        <w:rPr>
          <w:rFonts w:hint="eastAsia"/>
          <w:b/>
          <w:sz w:val="84"/>
          <w:szCs w:val="84"/>
        </w:rPr>
        <w:t>计</w:t>
      </w:r>
    </w:p>
    <w:p w14:paraId="346FB763" w14:textId="77777777" w:rsidR="00DE3A16" w:rsidRDefault="009F6F65">
      <w:pPr>
        <w:tabs>
          <w:tab w:val="left" w:pos="2160"/>
        </w:tabs>
        <w:jc w:val="center"/>
        <w:rPr>
          <w:b/>
          <w:sz w:val="84"/>
          <w:szCs w:val="84"/>
        </w:rPr>
      </w:pPr>
      <w:r>
        <w:rPr>
          <w:rFonts w:hint="eastAsia"/>
          <w:b/>
          <w:sz w:val="84"/>
          <w:szCs w:val="84"/>
        </w:rPr>
        <w:t>划</w:t>
      </w:r>
    </w:p>
    <w:p w14:paraId="3CDB0F02" w14:textId="77777777" w:rsidR="00DE3A16" w:rsidRDefault="009F6F65">
      <w:pPr>
        <w:tabs>
          <w:tab w:val="left" w:pos="2160"/>
        </w:tabs>
        <w:jc w:val="center"/>
        <w:rPr>
          <w:b/>
          <w:sz w:val="84"/>
          <w:szCs w:val="84"/>
        </w:rPr>
      </w:pPr>
      <w:r>
        <w:rPr>
          <w:rFonts w:hint="eastAsia"/>
          <w:b/>
          <w:sz w:val="84"/>
          <w:szCs w:val="84"/>
        </w:rPr>
        <w:t>书</w:t>
      </w:r>
    </w:p>
    <w:p w14:paraId="3ADB827D" w14:textId="77777777" w:rsidR="00DE3A16" w:rsidRDefault="00DE3A16"/>
    <w:p w14:paraId="1229C92F" w14:textId="77777777" w:rsidR="00DE3A16" w:rsidRDefault="009F6F65">
      <w:pPr>
        <w:widowControl/>
        <w:spacing w:after="0" w:line="240" w:lineRule="auto"/>
        <w:jc w:val="left"/>
      </w:pPr>
      <w:r>
        <w:br w:type="page"/>
      </w:r>
    </w:p>
    <w:p w14:paraId="6817C665" w14:textId="77777777" w:rsidR="00DE3A16" w:rsidRDefault="009F6F65">
      <w:pPr>
        <w:widowControl/>
        <w:spacing w:after="0" w:line="240" w:lineRule="auto"/>
        <w:jc w:val="center"/>
        <w:rPr>
          <w:b/>
          <w:sz w:val="44"/>
          <w:szCs w:val="44"/>
        </w:rPr>
      </w:pPr>
      <w:r>
        <w:rPr>
          <w:rFonts w:hint="eastAsia"/>
          <w:b/>
          <w:sz w:val="44"/>
          <w:szCs w:val="44"/>
        </w:rPr>
        <w:lastRenderedPageBreak/>
        <w:t>项目简介</w:t>
      </w:r>
    </w:p>
    <w:p w14:paraId="732304FA" w14:textId="77777777" w:rsidR="00DE3A16" w:rsidRDefault="009F6F65">
      <w:pPr>
        <w:widowControl/>
        <w:spacing w:after="0" w:line="240" w:lineRule="auto"/>
        <w:ind w:firstLineChars="200" w:firstLine="560"/>
        <w:rPr>
          <w:rFonts w:ascii="仿宋" w:eastAsia="仿宋" w:hAnsi="仿宋"/>
          <w:sz w:val="28"/>
          <w:szCs w:val="28"/>
        </w:rPr>
      </w:pPr>
      <w:r>
        <w:rPr>
          <w:rFonts w:ascii="仿宋" w:eastAsia="仿宋" w:hAnsi="仿宋" w:hint="eastAsia"/>
          <w:sz w:val="28"/>
          <w:szCs w:val="28"/>
        </w:rPr>
        <w:t>“及时”是一款以人工智能为核心的软件，意在将人工智能技术应用于发掘高校学生的兴趣、能力，为其在计算机相关专业领域匹配最适合的岗位，并提供个性化的能力提升方案。</w:t>
      </w:r>
    </w:p>
    <w:p w14:paraId="2182E76E" w14:textId="119FB321" w:rsidR="00DE3A16" w:rsidRDefault="009F6F65">
      <w:pPr>
        <w:widowControl/>
        <w:spacing w:after="0" w:line="240" w:lineRule="auto"/>
        <w:ind w:firstLineChars="200" w:firstLine="560"/>
        <w:rPr>
          <w:rFonts w:ascii="仿宋" w:eastAsia="仿宋" w:hAnsi="仿宋"/>
          <w:sz w:val="28"/>
          <w:szCs w:val="28"/>
        </w:rPr>
      </w:pPr>
      <w:r>
        <w:rPr>
          <w:rFonts w:ascii="仿宋" w:eastAsia="仿宋" w:hAnsi="仿宋" w:hint="eastAsia"/>
          <w:sz w:val="28"/>
          <w:szCs w:val="28"/>
        </w:rPr>
        <w:t>“及时”为用户提供的主要服务有：行业资讯</w:t>
      </w:r>
      <w:r w:rsidR="000F73F7">
        <w:rPr>
          <w:rFonts w:ascii="仿宋" w:eastAsia="仿宋" w:hAnsi="仿宋" w:hint="eastAsia"/>
          <w:sz w:val="28"/>
          <w:szCs w:val="28"/>
        </w:rPr>
        <w:t>与前辈问答、个性化能力提升任务。用户使用“及时”浏览各种行业资讯、知识</w:t>
      </w:r>
      <w:r>
        <w:rPr>
          <w:rFonts w:ascii="仿宋" w:eastAsia="仿宋" w:hAnsi="仿宋" w:hint="eastAsia"/>
          <w:sz w:val="28"/>
          <w:szCs w:val="28"/>
        </w:rPr>
        <w:t>，完成任务。</w:t>
      </w:r>
      <w:bookmarkStart w:id="1" w:name="_Hlk487705445"/>
      <w:r>
        <w:rPr>
          <w:rFonts w:ascii="仿宋" w:eastAsia="仿宋" w:hAnsi="仿宋" w:hint="eastAsia"/>
          <w:sz w:val="28"/>
          <w:szCs w:val="28"/>
        </w:rPr>
        <w:t>在这个过程中，我们一方面通过任务、资源帮助用户找到兴趣点、提升能力，另一方面采集用户的行为数据，作为人工智能的增量训练集，</w:t>
      </w:r>
      <w:r w:rsidR="00A72B41">
        <w:rPr>
          <w:rFonts w:ascii="仿宋" w:eastAsia="仿宋" w:hAnsi="仿宋" w:hint="eastAsia"/>
          <w:sz w:val="28"/>
          <w:szCs w:val="28"/>
        </w:rPr>
        <w:t>训练</w:t>
      </w:r>
      <w:r w:rsidRPr="00A72B41">
        <w:rPr>
          <w:rFonts w:ascii="仿宋" w:eastAsia="仿宋" w:hAnsi="仿宋" w:hint="eastAsia"/>
          <w:sz w:val="28"/>
          <w:szCs w:val="28"/>
        </w:rPr>
        <w:t>人工智能</w:t>
      </w:r>
      <w:r>
        <w:rPr>
          <w:rFonts w:ascii="仿宋" w:eastAsia="仿宋" w:hAnsi="仿宋" w:hint="eastAsia"/>
          <w:sz w:val="28"/>
          <w:szCs w:val="28"/>
        </w:rPr>
        <w:t>，并为用户之后的</w:t>
      </w:r>
      <w:r w:rsidR="000F73F7" w:rsidRPr="000F73F7">
        <w:rPr>
          <w:rFonts w:ascii="仿宋" w:eastAsia="仿宋" w:hAnsi="仿宋"/>
          <w:sz w:val="28"/>
          <w:szCs w:val="28"/>
        </w:rPr>
        <w:t>任务推荐及资源推荐</w:t>
      </w:r>
      <w:r>
        <w:rPr>
          <w:rFonts w:ascii="仿宋" w:eastAsia="仿宋" w:hAnsi="仿宋" w:hint="eastAsia"/>
          <w:sz w:val="28"/>
          <w:szCs w:val="28"/>
        </w:rPr>
        <w:t>提供数据支持。</w:t>
      </w:r>
      <w:bookmarkEnd w:id="1"/>
      <w:r>
        <w:br w:type="page"/>
      </w:r>
    </w:p>
    <w:p w14:paraId="35F51D23" w14:textId="77777777" w:rsidR="00DE3A16" w:rsidRDefault="00DE3A16">
      <w:pPr>
        <w:widowControl/>
        <w:spacing w:after="0" w:line="240" w:lineRule="auto"/>
        <w:jc w:val="left"/>
      </w:pPr>
    </w:p>
    <w:sdt>
      <w:sdtPr>
        <w:rPr>
          <w:rFonts w:asciiTheme="minorHAnsi" w:eastAsiaTheme="minorEastAsia" w:hAnsiTheme="minorHAnsi" w:cstheme="minorBidi"/>
          <w:color w:val="auto"/>
          <w:kern w:val="2"/>
          <w:sz w:val="21"/>
          <w:szCs w:val="22"/>
          <w:lang w:val="zh-CN"/>
        </w:rPr>
        <w:id w:val="876437870"/>
      </w:sdtPr>
      <w:sdtEndPr>
        <w:rPr>
          <w:b/>
          <w:bCs/>
        </w:rPr>
      </w:sdtEndPr>
      <w:sdtContent>
        <w:p w14:paraId="176B87B5" w14:textId="77777777" w:rsidR="00DE3A16" w:rsidRDefault="009F6F65">
          <w:pPr>
            <w:pStyle w:val="TOC1"/>
          </w:pPr>
          <w:r>
            <w:rPr>
              <w:lang w:val="zh-CN"/>
            </w:rPr>
            <w:t>目录</w:t>
          </w:r>
        </w:p>
        <w:p w14:paraId="1341E2E1" w14:textId="4E211A91" w:rsidR="00DE3A16" w:rsidRDefault="009F6F65">
          <w:pPr>
            <w:pStyle w:val="11"/>
            <w:tabs>
              <w:tab w:val="right" w:leader="dot" w:pos="8296"/>
            </w:tabs>
            <w:rPr>
              <w:noProof/>
            </w:rPr>
          </w:pPr>
          <w:r>
            <w:fldChar w:fldCharType="begin"/>
          </w:r>
          <w:r>
            <w:instrText xml:space="preserve"> TOC \o "1-3" \h \z \u </w:instrText>
          </w:r>
          <w:r>
            <w:fldChar w:fldCharType="separate"/>
          </w:r>
          <w:hyperlink w:anchor="_Toc487792244" w:history="1">
            <w:r>
              <w:rPr>
                <w:rStyle w:val="af1"/>
                <w:noProof/>
              </w:rPr>
              <w:t>一、项目概况</w:t>
            </w:r>
            <w:r>
              <w:rPr>
                <w:noProof/>
              </w:rPr>
              <w:tab/>
            </w:r>
            <w:r>
              <w:rPr>
                <w:noProof/>
              </w:rPr>
              <w:fldChar w:fldCharType="begin"/>
            </w:r>
            <w:r>
              <w:rPr>
                <w:noProof/>
              </w:rPr>
              <w:instrText xml:space="preserve"> PAGEREF _Toc487792244 \h </w:instrText>
            </w:r>
            <w:r>
              <w:rPr>
                <w:noProof/>
              </w:rPr>
            </w:r>
            <w:r>
              <w:rPr>
                <w:noProof/>
              </w:rPr>
              <w:fldChar w:fldCharType="separate"/>
            </w:r>
            <w:r w:rsidR="00E47DA7">
              <w:rPr>
                <w:noProof/>
              </w:rPr>
              <w:t>4</w:t>
            </w:r>
            <w:r>
              <w:rPr>
                <w:noProof/>
              </w:rPr>
              <w:fldChar w:fldCharType="end"/>
            </w:r>
          </w:hyperlink>
        </w:p>
        <w:p w14:paraId="61A98716" w14:textId="15C86D97" w:rsidR="00DE3A16" w:rsidRDefault="00E05D4E">
          <w:pPr>
            <w:pStyle w:val="21"/>
            <w:tabs>
              <w:tab w:val="right" w:leader="dot" w:pos="8296"/>
            </w:tabs>
            <w:rPr>
              <w:noProof/>
            </w:rPr>
          </w:pPr>
          <w:hyperlink w:anchor="_Toc487792245" w:history="1">
            <w:r w:rsidR="009F6F65">
              <w:rPr>
                <w:rStyle w:val="af1"/>
                <w:noProof/>
              </w:rPr>
              <w:t>1.1</w:t>
            </w:r>
            <w:r w:rsidR="009F6F65">
              <w:rPr>
                <w:rStyle w:val="af1"/>
                <w:noProof/>
              </w:rPr>
              <w:t>背景概述</w:t>
            </w:r>
            <w:r w:rsidR="009F6F65">
              <w:rPr>
                <w:noProof/>
              </w:rPr>
              <w:tab/>
            </w:r>
            <w:r w:rsidR="009F6F65">
              <w:rPr>
                <w:noProof/>
              </w:rPr>
              <w:fldChar w:fldCharType="begin"/>
            </w:r>
            <w:r w:rsidR="009F6F65">
              <w:rPr>
                <w:noProof/>
              </w:rPr>
              <w:instrText xml:space="preserve"> PAGEREF _Toc487792245 \h </w:instrText>
            </w:r>
            <w:r w:rsidR="009F6F65">
              <w:rPr>
                <w:noProof/>
              </w:rPr>
            </w:r>
            <w:r w:rsidR="009F6F65">
              <w:rPr>
                <w:noProof/>
              </w:rPr>
              <w:fldChar w:fldCharType="separate"/>
            </w:r>
            <w:r w:rsidR="00E47DA7">
              <w:rPr>
                <w:noProof/>
              </w:rPr>
              <w:t>4</w:t>
            </w:r>
            <w:r w:rsidR="009F6F65">
              <w:rPr>
                <w:noProof/>
              </w:rPr>
              <w:fldChar w:fldCharType="end"/>
            </w:r>
          </w:hyperlink>
        </w:p>
        <w:p w14:paraId="3FB03D6B" w14:textId="5A9783E0" w:rsidR="00DE3A16" w:rsidRDefault="00E05D4E">
          <w:pPr>
            <w:pStyle w:val="21"/>
            <w:tabs>
              <w:tab w:val="right" w:leader="dot" w:pos="8296"/>
            </w:tabs>
            <w:rPr>
              <w:noProof/>
            </w:rPr>
          </w:pPr>
          <w:hyperlink w:anchor="_Toc487792246" w:history="1">
            <w:r w:rsidR="009F6F65">
              <w:rPr>
                <w:rStyle w:val="af1"/>
                <w:noProof/>
              </w:rPr>
              <w:t>1.2</w:t>
            </w:r>
            <w:r w:rsidR="009F6F65">
              <w:rPr>
                <w:rStyle w:val="af1"/>
                <w:noProof/>
              </w:rPr>
              <w:t>项目概述</w:t>
            </w:r>
            <w:r w:rsidR="009F6F65">
              <w:rPr>
                <w:noProof/>
              </w:rPr>
              <w:tab/>
            </w:r>
            <w:r w:rsidR="009F6F65">
              <w:rPr>
                <w:noProof/>
              </w:rPr>
              <w:fldChar w:fldCharType="begin"/>
            </w:r>
            <w:r w:rsidR="009F6F65">
              <w:rPr>
                <w:noProof/>
              </w:rPr>
              <w:instrText xml:space="preserve"> PAGEREF _Toc487792246 \h </w:instrText>
            </w:r>
            <w:r w:rsidR="009F6F65">
              <w:rPr>
                <w:noProof/>
              </w:rPr>
            </w:r>
            <w:r w:rsidR="009F6F65">
              <w:rPr>
                <w:noProof/>
              </w:rPr>
              <w:fldChar w:fldCharType="separate"/>
            </w:r>
            <w:r w:rsidR="00E47DA7">
              <w:rPr>
                <w:noProof/>
              </w:rPr>
              <w:t>5</w:t>
            </w:r>
            <w:r w:rsidR="009F6F65">
              <w:rPr>
                <w:noProof/>
              </w:rPr>
              <w:fldChar w:fldCharType="end"/>
            </w:r>
          </w:hyperlink>
        </w:p>
        <w:p w14:paraId="67311752" w14:textId="6853E758" w:rsidR="00DE3A16" w:rsidRDefault="00E05D4E">
          <w:pPr>
            <w:pStyle w:val="21"/>
            <w:tabs>
              <w:tab w:val="right" w:leader="dot" w:pos="8296"/>
            </w:tabs>
            <w:rPr>
              <w:noProof/>
            </w:rPr>
          </w:pPr>
          <w:hyperlink w:anchor="_Toc487792247" w:history="1">
            <w:r w:rsidR="009F6F65">
              <w:rPr>
                <w:rStyle w:val="af1"/>
                <w:noProof/>
              </w:rPr>
              <w:t>1.3</w:t>
            </w:r>
            <w:r w:rsidR="009F6F65">
              <w:rPr>
                <w:rStyle w:val="af1"/>
                <w:noProof/>
              </w:rPr>
              <w:t>项目技术概述</w:t>
            </w:r>
            <w:r w:rsidR="009F6F65">
              <w:rPr>
                <w:noProof/>
              </w:rPr>
              <w:tab/>
            </w:r>
            <w:r w:rsidR="009F6F65">
              <w:rPr>
                <w:noProof/>
              </w:rPr>
              <w:fldChar w:fldCharType="begin"/>
            </w:r>
            <w:r w:rsidR="009F6F65">
              <w:rPr>
                <w:noProof/>
              </w:rPr>
              <w:instrText xml:space="preserve"> PAGEREF _Toc487792247 \h </w:instrText>
            </w:r>
            <w:r w:rsidR="009F6F65">
              <w:rPr>
                <w:noProof/>
              </w:rPr>
            </w:r>
            <w:r w:rsidR="009F6F65">
              <w:rPr>
                <w:noProof/>
              </w:rPr>
              <w:fldChar w:fldCharType="separate"/>
            </w:r>
            <w:r w:rsidR="00E47DA7">
              <w:rPr>
                <w:noProof/>
              </w:rPr>
              <w:t>6</w:t>
            </w:r>
            <w:r w:rsidR="009F6F65">
              <w:rPr>
                <w:noProof/>
              </w:rPr>
              <w:fldChar w:fldCharType="end"/>
            </w:r>
          </w:hyperlink>
        </w:p>
        <w:p w14:paraId="6158A2BE" w14:textId="05D6B934" w:rsidR="00DE3A16" w:rsidRDefault="00E05D4E">
          <w:pPr>
            <w:pStyle w:val="21"/>
            <w:tabs>
              <w:tab w:val="right" w:leader="dot" w:pos="8296"/>
            </w:tabs>
            <w:rPr>
              <w:noProof/>
            </w:rPr>
          </w:pPr>
          <w:hyperlink w:anchor="_Toc487792248" w:history="1">
            <w:r w:rsidR="009F6F65">
              <w:rPr>
                <w:rStyle w:val="af1"/>
                <w:noProof/>
              </w:rPr>
              <w:t>1.4</w:t>
            </w:r>
            <w:r w:rsidR="009F6F65">
              <w:rPr>
                <w:rStyle w:val="af1"/>
                <w:noProof/>
              </w:rPr>
              <w:t>项目价值概述</w:t>
            </w:r>
            <w:r w:rsidR="009F6F65">
              <w:rPr>
                <w:noProof/>
              </w:rPr>
              <w:tab/>
            </w:r>
            <w:r w:rsidR="009F6F65">
              <w:rPr>
                <w:noProof/>
              </w:rPr>
              <w:fldChar w:fldCharType="begin"/>
            </w:r>
            <w:r w:rsidR="009F6F65">
              <w:rPr>
                <w:noProof/>
              </w:rPr>
              <w:instrText xml:space="preserve"> PAGEREF _Toc487792248 \h </w:instrText>
            </w:r>
            <w:r w:rsidR="009F6F65">
              <w:rPr>
                <w:noProof/>
              </w:rPr>
            </w:r>
            <w:r w:rsidR="009F6F65">
              <w:rPr>
                <w:noProof/>
              </w:rPr>
              <w:fldChar w:fldCharType="separate"/>
            </w:r>
            <w:r w:rsidR="00E47DA7">
              <w:rPr>
                <w:noProof/>
              </w:rPr>
              <w:t>6</w:t>
            </w:r>
            <w:r w:rsidR="009F6F65">
              <w:rPr>
                <w:noProof/>
              </w:rPr>
              <w:fldChar w:fldCharType="end"/>
            </w:r>
          </w:hyperlink>
        </w:p>
        <w:p w14:paraId="206839D4" w14:textId="70003889" w:rsidR="00DE3A16" w:rsidRDefault="00E05D4E">
          <w:pPr>
            <w:pStyle w:val="21"/>
            <w:tabs>
              <w:tab w:val="right" w:leader="dot" w:pos="8296"/>
            </w:tabs>
            <w:rPr>
              <w:noProof/>
            </w:rPr>
          </w:pPr>
          <w:hyperlink w:anchor="_Toc487792249" w:history="1">
            <w:r w:rsidR="009F6F65">
              <w:rPr>
                <w:rStyle w:val="af1"/>
                <w:noProof/>
              </w:rPr>
              <w:t>1.5</w:t>
            </w:r>
            <w:r w:rsidR="009F6F65">
              <w:rPr>
                <w:rStyle w:val="af1"/>
                <w:noProof/>
              </w:rPr>
              <w:t>项目主要商业模式</w:t>
            </w:r>
            <w:r w:rsidR="009F6F65">
              <w:rPr>
                <w:noProof/>
              </w:rPr>
              <w:tab/>
            </w:r>
            <w:r w:rsidR="009F6F65">
              <w:rPr>
                <w:noProof/>
              </w:rPr>
              <w:fldChar w:fldCharType="begin"/>
            </w:r>
            <w:r w:rsidR="009F6F65">
              <w:rPr>
                <w:noProof/>
              </w:rPr>
              <w:instrText xml:space="preserve"> PAGEREF _Toc487792249 \h </w:instrText>
            </w:r>
            <w:r w:rsidR="009F6F65">
              <w:rPr>
                <w:noProof/>
              </w:rPr>
            </w:r>
            <w:r w:rsidR="009F6F65">
              <w:rPr>
                <w:noProof/>
              </w:rPr>
              <w:fldChar w:fldCharType="separate"/>
            </w:r>
            <w:r w:rsidR="00E47DA7">
              <w:rPr>
                <w:noProof/>
              </w:rPr>
              <w:t>7</w:t>
            </w:r>
            <w:r w:rsidR="009F6F65">
              <w:rPr>
                <w:noProof/>
              </w:rPr>
              <w:fldChar w:fldCharType="end"/>
            </w:r>
          </w:hyperlink>
        </w:p>
        <w:p w14:paraId="597F3595" w14:textId="2E173381" w:rsidR="00DE3A16" w:rsidRDefault="00E05D4E">
          <w:pPr>
            <w:pStyle w:val="21"/>
            <w:tabs>
              <w:tab w:val="right" w:leader="dot" w:pos="8296"/>
            </w:tabs>
            <w:rPr>
              <w:noProof/>
            </w:rPr>
          </w:pPr>
          <w:hyperlink w:anchor="_Toc487792250" w:history="1">
            <w:r w:rsidR="009F6F65">
              <w:rPr>
                <w:rStyle w:val="af1"/>
                <w:noProof/>
              </w:rPr>
              <w:t>1.6</w:t>
            </w:r>
            <w:r w:rsidR="009F6F65">
              <w:rPr>
                <w:rStyle w:val="af1"/>
                <w:rFonts w:asciiTheme="majorEastAsia" w:hAnsiTheme="majorEastAsia"/>
                <w:noProof/>
              </w:rPr>
              <w:t>团队优势</w:t>
            </w:r>
            <w:r w:rsidR="009F6F65">
              <w:rPr>
                <w:noProof/>
              </w:rPr>
              <w:tab/>
            </w:r>
            <w:r w:rsidR="009F6F65">
              <w:rPr>
                <w:noProof/>
              </w:rPr>
              <w:fldChar w:fldCharType="begin"/>
            </w:r>
            <w:r w:rsidR="009F6F65">
              <w:rPr>
                <w:noProof/>
              </w:rPr>
              <w:instrText xml:space="preserve"> PAGEREF _Toc487792250 \h </w:instrText>
            </w:r>
            <w:r w:rsidR="009F6F65">
              <w:rPr>
                <w:noProof/>
              </w:rPr>
            </w:r>
            <w:r w:rsidR="009F6F65">
              <w:rPr>
                <w:noProof/>
              </w:rPr>
              <w:fldChar w:fldCharType="separate"/>
            </w:r>
            <w:r w:rsidR="00E47DA7">
              <w:rPr>
                <w:noProof/>
              </w:rPr>
              <w:t>7</w:t>
            </w:r>
            <w:r w:rsidR="009F6F65">
              <w:rPr>
                <w:noProof/>
              </w:rPr>
              <w:fldChar w:fldCharType="end"/>
            </w:r>
          </w:hyperlink>
        </w:p>
        <w:p w14:paraId="00377E7B" w14:textId="1B9AEA69" w:rsidR="00DE3A16" w:rsidRDefault="00E05D4E">
          <w:pPr>
            <w:pStyle w:val="11"/>
            <w:tabs>
              <w:tab w:val="right" w:leader="dot" w:pos="8296"/>
            </w:tabs>
            <w:rPr>
              <w:noProof/>
            </w:rPr>
          </w:pPr>
          <w:hyperlink w:anchor="_Toc487792251" w:history="1">
            <w:r w:rsidR="009F6F65">
              <w:rPr>
                <w:rStyle w:val="af1"/>
                <w:noProof/>
              </w:rPr>
              <w:t>二、产品介绍</w:t>
            </w:r>
            <w:r w:rsidR="009F6F65">
              <w:rPr>
                <w:noProof/>
              </w:rPr>
              <w:tab/>
            </w:r>
            <w:r w:rsidR="009F6F65">
              <w:rPr>
                <w:noProof/>
              </w:rPr>
              <w:fldChar w:fldCharType="begin"/>
            </w:r>
            <w:r w:rsidR="009F6F65">
              <w:rPr>
                <w:noProof/>
              </w:rPr>
              <w:instrText xml:space="preserve"> PAGEREF _Toc487792251 \h </w:instrText>
            </w:r>
            <w:r w:rsidR="009F6F65">
              <w:rPr>
                <w:noProof/>
              </w:rPr>
            </w:r>
            <w:r w:rsidR="009F6F65">
              <w:rPr>
                <w:noProof/>
              </w:rPr>
              <w:fldChar w:fldCharType="separate"/>
            </w:r>
            <w:r w:rsidR="00E47DA7">
              <w:rPr>
                <w:noProof/>
              </w:rPr>
              <w:t>8</w:t>
            </w:r>
            <w:r w:rsidR="009F6F65">
              <w:rPr>
                <w:noProof/>
              </w:rPr>
              <w:fldChar w:fldCharType="end"/>
            </w:r>
          </w:hyperlink>
        </w:p>
        <w:p w14:paraId="6BFBF6FE" w14:textId="56DF34C5" w:rsidR="00DE3A16" w:rsidRDefault="00E05D4E">
          <w:pPr>
            <w:pStyle w:val="21"/>
            <w:tabs>
              <w:tab w:val="right" w:leader="dot" w:pos="8296"/>
            </w:tabs>
            <w:rPr>
              <w:noProof/>
            </w:rPr>
          </w:pPr>
          <w:hyperlink w:anchor="_Toc487792252" w:history="1">
            <w:r w:rsidR="009F6F65">
              <w:rPr>
                <w:rStyle w:val="af1"/>
                <w:noProof/>
              </w:rPr>
              <w:t>2.1</w:t>
            </w:r>
            <w:r w:rsidR="009F6F65">
              <w:rPr>
                <w:rStyle w:val="af1"/>
                <w:noProof/>
              </w:rPr>
              <w:t>产品研发背景</w:t>
            </w:r>
            <w:r w:rsidR="009F6F65">
              <w:rPr>
                <w:noProof/>
              </w:rPr>
              <w:tab/>
            </w:r>
            <w:r w:rsidR="009F6F65">
              <w:rPr>
                <w:noProof/>
              </w:rPr>
              <w:fldChar w:fldCharType="begin"/>
            </w:r>
            <w:r w:rsidR="009F6F65">
              <w:rPr>
                <w:noProof/>
              </w:rPr>
              <w:instrText xml:space="preserve"> PAGEREF _Toc487792252 \h </w:instrText>
            </w:r>
            <w:r w:rsidR="009F6F65">
              <w:rPr>
                <w:noProof/>
              </w:rPr>
            </w:r>
            <w:r w:rsidR="009F6F65">
              <w:rPr>
                <w:noProof/>
              </w:rPr>
              <w:fldChar w:fldCharType="separate"/>
            </w:r>
            <w:r w:rsidR="00E47DA7">
              <w:rPr>
                <w:noProof/>
              </w:rPr>
              <w:t>8</w:t>
            </w:r>
            <w:r w:rsidR="009F6F65">
              <w:rPr>
                <w:noProof/>
              </w:rPr>
              <w:fldChar w:fldCharType="end"/>
            </w:r>
          </w:hyperlink>
        </w:p>
        <w:p w14:paraId="3C3F64F6" w14:textId="4106DFBA" w:rsidR="00DE3A16" w:rsidRDefault="00E05D4E">
          <w:pPr>
            <w:pStyle w:val="21"/>
            <w:tabs>
              <w:tab w:val="right" w:leader="dot" w:pos="8296"/>
            </w:tabs>
            <w:rPr>
              <w:noProof/>
            </w:rPr>
          </w:pPr>
          <w:hyperlink w:anchor="_Toc487792253" w:history="1">
            <w:r w:rsidR="009F6F65">
              <w:rPr>
                <w:rStyle w:val="af1"/>
                <w:noProof/>
              </w:rPr>
              <w:t>2.2</w:t>
            </w:r>
            <w:r w:rsidR="009F6F65">
              <w:rPr>
                <w:rStyle w:val="af1"/>
                <w:noProof/>
              </w:rPr>
              <w:t>用户需求描述</w:t>
            </w:r>
            <w:r w:rsidR="009F6F65">
              <w:rPr>
                <w:noProof/>
              </w:rPr>
              <w:tab/>
            </w:r>
            <w:r w:rsidR="009F6F65">
              <w:rPr>
                <w:noProof/>
              </w:rPr>
              <w:fldChar w:fldCharType="begin"/>
            </w:r>
            <w:r w:rsidR="009F6F65">
              <w:rPr>
                <w:noProof/>
              </w:rPr>
              <w:instrText xml:space="preserve"> PAGEREF _Toc487792253 \h </w:instrText>
            </w:r>
            <w:r w:rsidR="009F6F65">
              <w:rPr>
                <w:noProof/>
              </w:rPr>
            </w:r>
            <w:r w:rsidR="009F6F65">
              <w:rPr>
                <w:noProof/>
              </w:rPr>
              <w:fldChar w:fldCharType="separate"/>
            </w:r>
            <w:r w:rsidR="00E47DA7">
              <w:rPr>
                <w:noProof/>
              </w:rPr>
              <w:t>9</w:t>
            </w:r>
            <w:r w:rsidR="009F6F65">
              <w:rPr>
                <w:noProof/>
              </w:rPr>
              <w:fldChar w:fldCharType="end"/>
            </w:r>
          </w:hyperlink>
        </w:p>
        <w:p w14:paraId="67110ECD" w14:textId="7AA86A34" w:rsidR="00DE3A16" w:rsidRDefault="00E05D4E">
          <w:pPr>
            <w:pStyle w:val="21"/>
            <w:tabs>
              <w:tab w:val="right" w:leader="dot" w:pos="8296"/>
            </w:tabs>
            <w:rPr>
              <w:noProof/>
            </w:rPr>
          </w:pPr>
          <w:hyperlink w:anchor="_Toc487792254" w:history="1">
            <w:r w:rsidR="009F6F65">
              <w:rPr>
                <w:rStyle w:val="af1"/>
                <w:noProof/>
              </w:rPr>
              <w:t>2.3</w:t>
            </w:r>
            <w:r w:rsidR="009F6F65">
              <w:rPr>
                <w:rStyle w:val="af1"/>
                <w:rFonts w:ascii="宋体" w:hAnsi="宋体"/>
                <w:noProof/>
              </w:rPr>
              <w:t>产品功能设计</w:t>
            </w:r>
            <w:r w:rsidR="009F6F65">
              <w:rPr>
                <w:noProof/>
              </w:rPr>
              <w:tab/>
            </w:r>
            <w:r w:rsidR="009F6F65">
              <w:rPr>
                <w:noProof/>
              </w:rPr>
              <w:fldChar w:fldCharType="begin"/>
            </w:r>
            <w:r w:rsidR="009F6F65">
              <w:rPr>
                <w:noProof/>
              </w:rPr>
              <w:instrText xml:space="preserve"> PAGEREF _Toc487792254 \h </w:instrText>
            </w:r>
            <w:r w:rsidR="009F6F65">
              <w:rPr>
                <w:noProof/>
              </w:rPr>
            </w:r>
            <w:r w:rsidR="009F6F65">
              <w:rPr>
                <w:noProof/>
              </w:rPr>
              <w:fldChar w:fldCharType="separate"/>
            </w:r>
            <w:r w:rsidR="00E47DA7">
              <w:rPr>
                <w:noProof/>
              </w:rPr>
              <w:t>11</w:t>
            </w:r>
            <w:r w:rsidR="009F6F65">
              <w:rPr>
                <w:noProof/>
              </w:rPr>
              <w:fldChar w:fldCharType="end"/>
            </w:r>
          </w:hyperlink>
        </w:p>
        <w:p w14:paraId="1471BBB9" w14:textId="2ADBA0FE" w:rsidR="00DE3A16" w:rsidRDefault="00E05D4E">
          <w:pPr>
            <w:pStyle w:val="31"/>
            <w:tabs>
              <w:tab w:val="right" w:leader="dot" w:pos="8296"/>
            </w:tabs>
            <w:rPr>
              <w:noProof/>
            </w:rPr>
          </w:pPr>
          <w:hyperlink w:anchor="_Toc487792255" w:history="1">
            <w:r w:rsidR="009F6F65">
              <w:rPr>
                <w:rStyle w:val="af1"/>
                <w:noProof/>
              </w:rPr>
              <w:t>2.3.1</w:t>
            </w:r>
            <w:r w:rsidR="009F6F65">
              <w:rPr>
                <w:rStyle w:val="af1"/>
                <w:rFonts w:ascii="宋体" w:hAnsi="宋体"/>
                <w:noProof/>
              </w:rPr>
              <w:t>产品业务流程</w:t>
            </w:r>
            <w:r w:rsidR="009F6F65">
              <w:rPr>
                <w:noProof/>
              </w:rPr>
              <w:tab/>
            </w:r>
            <w:r w:rsidR="009F6F65">
              <w:rPr>
                <w:noProof/>
              </w:rPr>
              <w:fldChar w:fldCharType="begin"/>
            </w:r>
            <w:r w:rsidR="009F6F65">
              <w:rPr>
                <w:noProof/>
              </w:rPr>
              <w:instrText xml:space="preserve"> PAGEREF _Toc487792255 \h </w:instrText>
            </w:r>
            <w:r w:rsidR="009F6F65">
              <w:rPr>
                <w:noProof/>
              </w:rPr>
            </w:r>
            <w:r w:rsidR="009F6F65">
              <w:rPr>
                <w:noProof/>
              </w:rPr>
              <w:fldChar w:fldCharType="separate"/>
            </w:r>
            <w:r w:rsidR="00E47DA7">
              <w:rPr>
                <w:noProof/>
              </w:rPr>
              <w:t>11</w:t>
            </w:r>
            <w:r w:rsidR="009F6F65">
              <w:rPr>
                <w:noProof/>
              </w:rPr>
              <w:fldChar w:fldCharType="end"/>
            </w:r>
          </w:hyperlink>
        </w:p>
        <w:p w14:paraId="6A3B553D" w14:textId="545997A0" w:rsidR="00DE3A16" w:rsidRDefault="00E05D4E">
          <w:pPr>
            <w:pStyle w:val="31"/>
            <w:tabs>
              <w:tab w:val="right" w:leader="dot" w:pos="8296"/>
            </w:tabs>
            <w:rPr>
              <w:noProof/>
            </w:rPr>
          </w:pPr>
          <w:hyperlink w:anchor="_Toc487792256" w:history="1">
            <w:r w:rsidR="009F6F65">
              <w:rPr>
                <w:rStyle w:val="af1"/>
                <w:noProof/>
              </w:rPr>
              <w:t>2.3.2</w:t>
            </w:r>
            <w:r w:rsidR="009F6F65">
              <w:rPr>
                <w:rStyle w:val="af1"/>
                <w:rFonts w:ascii="宋体" w:hAnsi="宋体"/>
                <w:noProof/>
              </w:rPr>
              <w:t>产品主要功能</w:t>
            </w:r>
            <w:r w:rsidR="009F6F65">
              <w:rPr>
                <w:noProof/>
              </w:rPr>
              <w:tab/>
            </w:r>
            <w:r w:rsidR="009F6F65">
              <w:rPr>
                <w:noProof/>
              </w:rPr>
              <w:fldChar w:fldCharType="begin"/>
            </w:r>
            <w:r w:rsidR="009F6F65">
              <w:rPr>
                <w:noProof/>
              </w:rPr>
              <w:instrText xml:space="preserve"> PAGEREF _Toc487792256 \h </w:instrText>
            </w:r>
            <w:r w:rsidR="009F6F65">
              <w:rPr>
                <w:noProof/>
              </w:rPr>
            </w:r>
            <w:r w:rsidR="009F6F65">
              <w:rPr>
                <w:noProof/>
              </w:rPr>
              <w:fldChar w:fldCharType="separate"/>
            </w:r>
            <w:r w:rsidR="00E47DA7">
              <w:rPr>
                <w:noProof/>
              </w:rPr>
              <w:t>13</w:t>
            </w:r>
            <w:r w:rsidR="009F6F65">
              <w:rPr>
                <w:noProof/>
              </w:rPr>
              <w:fldChar w:fldCharType="end"/>
            </w:r>
          </w:hyperlink>
        </w:p>
        <w:p w14:paraId="0141E55F" w14:textId="7A9F87C3" w:rsidR="00DE3A16" w:rsidRDefault="00E05D4E">
          <w:pPr>
            <w:pStyle w:val="21"/>
            <w:tabs>
              <w:tab w:val="right" w:leader="dot" w:pos="8296"/>
            </w:tabs>
            <w:rPr>
              <w:noProof/>
            </w:rPr>
          </w:pPr>
          <w:hyperlink w:anchor="_Toc487792257" w:history="1">
            <w:r w:rsidR="009F6F65">
              <w:rPr>
                <w:rStyle w:val="af1"/>
                <w:noProof/>
              </w:rPr>
              <w:t>2.4</w:t>
            </w:r>
            <w:r w:rsidR="009F6F65">
              <w:rPr>
                <w:rStyle w:val="af1"/>
                <w:noProof/>
              </w:rPr>
              <w:t>竞品分析</w:t>
            </w:r>
            <w:r w:rsidR="009F6F65">
              <w:rPr>
                <w:noProof/>
              </w:rPr>
              <w:tab/>
            </w:r>
            <w:r w:rsidR="009F6F65">
              <w:rPr>
                <w:noProof/>
              </w:rPr>
              <w:fldChar w:fldCharType="begin"/>
            </w:r>
            <w:r w:rsidR="009F6F65">
              <w:rPr>
                <w:noProof/>
              </w:rPr>
              <w:instrText xml:space="preserve"> PAGEREF _Toc487792257 \h </w:instrText>
            </w:r>
            <w:r w:rsidR="009F6F65">
              <w:rPr>
                <w:noProof/>
              </w:rPr>
            </w:r>
            <w:r w:rsidR="009F6F65">
              <w:rPr>
                <w:noProof/>
              </w:rPr>
              <w:fldChar w:fldCharType="separate"/>
            </w:r>
            <w:r w:rsidR="00E47DA7">
              <w:rPr>
                <w:noProof/>
              </w:rPr>
              <w:t>15</w:t>
            </w:r>
            <w:r w:rsidR="009F6F65">
              <w:rPr>
                <w:noProof/>
              </w:rPr>
              <w:fldChar w:fldCharType="end"/>
            </w:r>
          </w:hyperlink>
        </w:p>
        <w:p w14:paraId="6B2AA810" w14:textId="53E826E3" w:rsidR="00DE3A16" w:rsidRDefault="00E05D4E">
          <w:pPr>
            <w:pStyle w:val="21"/>
            <w:tabs>
              <w:tab w:val="right" w:leader="dot" w:pos="8296"/>
            </w:tabs>
            <w:rPr>
              <w:noProof/>
            </w:rPr>
          </w:pPr>
          <w:hyperlink w:anchor="_Toc487792262" w:history="1">
            <w:r w:rsidR="009F6F65">
              <w:rPr>
                <w:rStyle w:val="af1"/>
                <w:noProof/>
              </w:rPr>
              <w:t>2.5</w:t>
            </w:r>
            <w:r w:rsidR="009F6F65">
              <w:rPr>
                <w:rStyle w:val="af1"/>
                <w:noProof/>
              </w:rPr>
              <w:t>未来发展计划</w:t>
            </w:r>
            <w:r w:rsidR="009F6F65">
              <w:rPr>
                <w:noProof/>
              </w:rPr>
              <w:tab/>
            </w:r>
            <w:r w:rsidR="009F6F65">
              <w:rPr>
                <w:noProof/>
              </w:rPr>
              <w:fldChar w:fldCharType="begin"/>
            </w:r>
            <w:r w:rsidR="009F6F65">
              <w:rPr>
                <w:noProof/>
              </w:rPr>
              <w:instrText xml:space="preserve"> PAGEREF _Toc487792262 \h </w:instrText>
            </w:r>
            <w:r w:rsidR="009F6F65">
              <w:rPr>
                <w:noProof/>
              </w:rPr>
            </w:r>
            <w:r w:rsidR="009F6F65">
              <w:rPr>
                <w:noProof/>
              </w:rPr>
              <w:fldChar w:fldCharType="separate"/>
            </w:r>
            <w:r w:rsidR="00E47DA7">
              <w:rPr>
                <w:noProof/>
              </w:rPr>
              <w:t>21</w:t>
            </w:r>
            <w:r w:rsidR="009F6F65">
              <w:rPr>
                <w:noProof/>
              </w:rPr>
              <w:fldChar w:fldCharType="end"/>
            </w:r>
          </w:hyperlink>
        </w:p>
        <w:p w14:paraId="5E7E5F2D" w14:textId="169FAF97" w:rsidR="00DE3A16" w:rsidRDefault="00E05D4E">
          <w:pPr>
            <w:pStyle w:val="11"/>
            <w:tabs>
              <w:tab w:val="right" w:leader="dot" w:pos="8296"/>
            </w:tabs>
            <w:rPr>
              <w:noProof/>
            </w:rPr>
          </w:pPr>
          <w:hyperlink w:anchor="_Toc487792263" w:history="1">
            <w:r w:rsidR="009F6F65">
              <w:rPr>
                <w:rStyle w:val="af1"/>
                <w:noProof/>
              </w:rPr>
              <w:t>三、核心技术</w:t>
            </w:r>
            <w:r w:rsidR="009F6F65">
              <w:rPr>
                <w:noProof/>
              </w:rPr>
              <w:tab/>
            </w:r>
            <w:r w:rsidR="009F6F65">
              <w:rPr>
                <w:noProof/>
              </w:rPr>
              <w:fldChar w:fldCharType="begin"/>
            </w:r>
            <w:r w:rsidR="009F6F65">
              <w:rPr>
                <w:noProof/>
              </w:rPr>
              <w:instrText xml:space="preserve"> PAGEREF _Toc487792263 \h </w:instrText>
            </w:r>
            <w:r w:rsidR="009F6F65">
              <w:rPr>
                <w:noProof/>
              </w:rPr>
            </w:r>
            <w:r w:rsidR="009F6F65">
              <w:rPr>
                <w:noProof/>
              </w:rPr>
              <w:fldChar w:fldCharType="separate"/>
            </w:r>
            <w:r w:rsidR="00E47DA7">
              <w:rPr>
                <w:noProof/>
              </w:rPr>
              <w:t>24</w:t>
            </w:r>
            <w:r w:rsidR="009F6F65">
              <w:rPr>
                <w:noProof/>
              </w:rPr>
              <w:fldChar w:fldCharType="end"/>
            </w:r>
          </w:hyperlink>
        </w:p>
        <w:p w14:paraId="31163ACF" w14:textId="77B923EA" w:rsidR="00DE3A16" w:rsidRDefault="00E05D4E">
          <w:pPr>
            <w:pStyle w:val="11"/>
            <w:tabs>
              <w:tab w:val="right" w:leader="dot" w:pos="8296"/>
            </w:tabs>
            <w:rPr>
              <w:noProof/>
            </w:rPr>
          </w:pPr>
          <w:hyperlink w:anchor="_Toc487792264" w:history="1">
            <w:r w:rsidR="009F6F65">
              <w:rPr>
                <w:rStyle w:val="af1"/>
                <w:noProof/>
              </w:rPr>
              <w:t>四、团队介绍及分工</w:t>
            </w:r>
            <w:r w:rsidR="009F6F65">
              <w:rPr>
                <w:noProof/>
              </w:rPr>
              <w:tab/>
            </w:r>
            <w:r w:rsidR="009F6F65">
              <w:rPr>
                <w:noProof/>
              </w:rPr>
              <w:fldChar w:fldCharType="begin"/>
            </w:r>
            <w:r w:rsidR="009F6F65">
              <w:rPr>
                <w:noProof/>
              </w:rPr>
              <w:instrText xml:space="preserve"> PAGEREF _Toc487792264 \h </w:instrText>
            </w:r>
            <w:r w:rsidR="009F6F65">
              <w:rPr>
                <w:noProof/>
              </w:rPr>
            </w:r>
            <w:r w:rsidR="009F6F65">
              <w:rPr>
                <w:noProof/>
              </w:rPr>
              <w:fldChar w:fldCharType="separate"/>
            </w:r>
            <w:r w:rsidR="00E47DA7">
              <w:rPr>
                <w:noProof/>
              </w:rPr>
              <w:t>28</w:t>
            </w:r>
            <w:r w:rsidR="009F6F65">
              <w:rPr>
                <w:noProof/>
              </w:rPr>
              <w:fldChar w:fldCharType="end"/>
            </w:r>
          </w:hyperlink>
        </w:p>
        <w:p w14:paraId="3CDADB89" w14:textId="2A6FD595" w:rsidR="00DE3A16" w:rsidRDefault="00E05D4E">
          <w:pPr>
            <w:pStyle w:val="11"/>
            <w:tabs>
              <w:tab w:val="right" w:leader="dot" w:pos="8296"/>
            </w:tabs>
            <w:rPr>
              <w:noProof/>
            </w:rPr>
          </w:pPr>
          <w:hyperlink w:anchor="_Toc487792265" w:history="1">
            <w:r w:rsidR="009F6F65">
              <w:rPr>
                <w:rStyle w:val="af1"/>
                <w:rFonts w:ascii="宋体" w:hAnsi="宋体"/>
                <w:noProof/>
              </w:rPr>
              <w:t>五、市场预测</w:t>
            </w:r>
            <w:r w:rsidR="009F6F65">
              <w:rPr>
                <w:noProof/>
              </w:rPr>
              <w:tab/>
            </w:r>
            <w:r w:rsidR="009F6F65">
              <w:rPr>
                <w:noProof/>
              </w:rPr>
              <w:fldChar w:fldCharType="begin"/>
            </w:r>
            <w:r w:rsidR="009F6F65">
              <w:rPr>
                <w:noProof/>
              </w:rPr>
              <w:instrText xml:space="preserve"> PAGEREF _Toc487792265 \h </w:instrText>
            </w:r>
            <w:r w:rsidR="009F6F65">
              <w:rPr>
                <w:noProof/>
              </w:rPr>
            </w:r>
            <w:r w:rsidR="009F6F65">
              <w:rPr>
                <w:noProof/>
              </w:rPr>
              <w:fldChar w:fldCharType="separate"/>
            </w:r>
            <w:r w:rsidR="00E47DA7">
              <w:rPr>
                <w:noProof/>
              </w:rPr>
              <w:t>29</w:t>
            </w:r>
            <w:r w:rsidR="009F6F65">
              <w:rPr>
                <w:noProof/>
              </w:rPr>
              <w:fldChar w:fldCharType="end"/>
            </w:r>
          </w:hyperlink>
        </w:p>
        <w:p w14:paraId="3324E36C" w14:textId="6FBFC2BD" w:rsidR="00DE3A16" w:rsidRDefault="00E05D4E">
          <w:pPr>
            <w:pStyle w:val="21"/>
            <w:tabs>
              <w:tab w:val="right" w:leader="dot" w:pos="8296"/>
            </w:tabs>
            <w:rPr>
              <w:noProof/>
            </w:rPr>
          </w:pPr>
          <w:hyperlink w:anchor="_Toc487792266" w:history="1">
            <w:r w:rsidR="009F6F65">
              <w:rPr>
                <w:rStyle w:val="af1"/>
                <w:noProof/>
              </w:rPr>
              <w:t>5.1</w:t>
            </w:r>
            <w:r w:rsidR="009F6F65">
              <w:rPr>
                <w:rStyle w:val="af1"/>
                <w:rFonts w:ascii="宋体" w:hAnsi="宋体"/>
                <w:noProof/>
              </w:rPr>
              <w:t>市场现状</w:t>
            </w:r>
            <w:r w:rsidR="009F6F65">
              <w:rPr>
                <w:noProof/>
              </w:rPr>
              <w:tab/>
            </w:r>
            <w:r w:rsidR="009F6F65">
              <w:rPr>
                <w:noProof/>
              </w:rPr>
              <w:fldChar w:fldCharType="begin"/>
            </w:r>
            <w:r w:rsidR="009F6F65">
              <w:rPr>
                <w:noProof/>
              </w:rPr>
              <w:instrText xml:space="preserve"> PAGEREF _Toc487792266 \h </w:instrText>
            </w:r>
            <w:r w:rsidR="009F6F65">
              <w:rPr>
                <w:noProof/>
              </w:rPr>
            </w:r>
            <w:r w:rsidR="009F6F65">
              <w:rPr>
                <w:noProof/>
              </w:rPr>
              <w:fldChar w:fldCharType="separate"/>
            </w:r>
            <w:r w:rsidR="00E47DA7">
              <w:rPr>
                <w:noProof/>
              </w:rPr>
              <w:t>29</w:t>
            </w:r>
            <w:r w:rsidR="009F6F65">
              <w:rPr>
                <w:noProof/>
              </w:rPr>
              <w:fldChar w:fldCharType="end"/>
            </w:r>
          </w:hyperlink>
        </w:p>
        <w:p w14:paraId="2935791B" w14:textId="16A49DE2" w:rsidR="00DE3A16" w:rsidRDefault="00E05D4E">
          <w:pPr>
            <w:pStyle w:val="21"/>
            <w:tabs>
              <w:tab w:val="right" w:leader="dot" w:pos="8296"/>
            </w:tabs>
            <w:rPr>
              <w:noProof/>
            </w:rPr>
          </w:pPr>
          <w:hyperlink w:anchor="_Toc487792267" w:history="1">
            <w:r w:rsidR="009F6F65">
              <w:rPr>
                <w:rStyle w:val="af1"/>
                <w:noProof/>
              </w:rPr>
              <w:t>5.2</w:t>
            </w:r>
            <w:r w:rsidR="009F6F65">
              <w:rPr>
                <w:rStyle w:val="af1"/>
                <w:rFonts w:ascii="宋体" w:hAnsi="宋体"/>
                <w:noProof/>
              </w:rPr>
              <w:t>市场定位</w:t>
            </w:r>
            <w:r w:rsidR="009F6F65">
              <w:rPr>
                <w:noProof/>
              </w:rPr>
              <w:tab/>
            </w:r>
            <w:r w:rsidR="009F6F65">
              <w:rPr>
                <w:noProof/>
              </w:rPr>
              <w:fldChar w:fldCharType="begin"/>
            </w:r>
            <w:r w:rsidR="009F6F65">
              <w:rPr>
                <w:noProof/>
              </w:rPr>
              <w:instrText xml:space="preserve"> PAGEREF _Toc487792267 \h </w:instrText>
            </w:r>
            <w:r w:rsidR="009F6F65">
              <w:rPr>
                <w:noProof/>
              </w:rPr>
            </w:r>
            <w:r w:rsidR="009F6F65">
              <w:rPr>
                <w:noProof/>
              </w:rPr>
              <w:fldChar w:fldCharType="separate"/>
            </w:r>
            <w:r w:rsidR="00E47DA7">
              <w:rPr>
                <w:noProof/>
              </w:rPr>
              <w:t>30</w:t>
            </w:r>
            <w:r w:rsidR="009F6F65">
              <w:rPr>
                <w:noProof/>
              </w:rPr>
              <w:fldChar w:fldCharType="end"/>
            </w:r>
          </w:hyperlink>
          <w:bookmarkStart w:id="2" w:name="_GoBack"/>
          <w:bookmarkEnd w:id="2"/>
        </w:p>
        <w:p w14:paraId="0373D69B" w14:textId="22CF932C" w:rsidR="00DE3A16" w:rsidRDefault="00E05D4E">
          <w:pPr>
            <w:pStyle w:val="31"/>
            <w:tabs>
              <w:tab w:val="right" w:leader="dot" w:pos="8296"/>
            </w:tabs>
            <w:rPr>
              <w:noProof/>
            </w:rPr>
          </w:pPr>
          <w:hyperlink w:anchor="_Toc487792268" w:history="1">
            <w:r w:rsidR="009F6F65">
              <w:rPr>
                <w:rStyle w:val="af1"/>
                <w:noProof/>
              </w:rPr>
              <w:t>5.2.1</w:t>
            </w:r>
            <w:r w:rsidR="009F6F65">
              <w:rPr>
                <w:rStyle w:val="af1"/>
                <w:rFonts w:ascii="宋体" w:hAnsi="宋体"/>
                <w:noProof/>
              </w:rPr>
              <w:t>识别潜在竞争优势</w:t>
            </w:r>
            <w:r w:rsidR="009F6F65">
              <w:rPr>
                <w:noProof/>
              </w:rPr>
              <w:tab/>
            </w:r>
            <w:r w:rsidR="009F6F65">
              <w:rPr>
                <w:noProof/>
              </w:rPr>
              <w:fldChar w:fldCharType="begin"/>
            </w:r>
            <w:r w:rsidR="009F6F65">
              <w:rPr>
                <w:noProof/>
              </w:rPr>
              <w:instrText xml:space="preserve"> PAGEREF _Toc487792268 \h </w:instrText>
            </w:r>
            <w:r w:rsidR="009F6F65">
              <w:rPr>
                <w:noProof/>
              </w:rPr>
            </w:r>
            <w:r w:rsidR="009F6F65">
              <w:rPr>
                <w:noProof/>
              </w:rPr>
              <w:fldChar w:fldCharType="separate"/>
            </w:r>
            <w:r w:rsidR="00E47DA7">
              <w:rPr>
                <w:noProof/>
              </w:rPr>
              <w:t>31</w:t>
            </w:r>
            <w:r w:rsidR="009F6F65">
              <w:rPr>
                <w:noProof/>
              </w:rPr>
              <w:fldChar w:fldCharType="end"/>
            </w:r>
          </w:hyperlink>
        </w:p>
        <w:p w14:paraId="0DFCAAF7" w14:textId="5A0D68F1" w:rsidR="00DE3A16" w:rsidRDefault="00E05D4E">
          <w:pPr>
            <w:pStyle w:val="31"/>
            <w:tabs>
              <w:tab w:val="right" w:leader="dot" w:pos="8296"/>
            </w:tabs>
            <w:rPr>
              <w:noProof/>
            </w:rPr>
          </w:pPr>
          <w:hyperlink w:anchor="_Toc487792269" w:history="1">
            <w:r w:rsidR="009F6F65">
              <w:rPr>
                <w:rStyle w:val="af1"/>
                <w:noProof/>
              </w:rPr>
              <w:t>5.2.2</w:t>
            </w:r>
            <w:r w:rsidR="009F6F65">
              <w:rPr>
                <w:rStyle w:val="af1"/>
                <w:rFonts w:ascii="宋体" w:hAnsi="宋体"/>
                <w:noProof/>
              </w:rPr>
              <w:t>战略制定</w:t>
            </w:r>
            <w:r w:rsidR="009F6F65">
              <w:rPr>
                <w:noProof/>
              </w:rPr>
              <w:tab/>
            </w:r>
            <w:r w:rsidR="009F6F65">
              <w:rPr>
                <w:noProof/>
              </w:rPr>
              <w:fldChar w:fldCharType="begin"/>
            </w:r>
            <w:r w:rsidR="009F6F65">
              <w:rPr>
                <w:noProof/>
              </w:rPr>
              <w:instrText xml:space="preserve"> PAGEREF _Toc487792269 \h </w:instrText>
            </w:r>
            <w:r w:rsidR="009F6F65">
              <w:rPr>
                <w:noProof/>
              </w:rPr>
            </w:r>
            <w:r w:rsidR="009F6F65">
              <w:rPr>
                <w:noProof/>
              </w:rPr>
              <w:fldChar w:fldCharType="separate"/>
            </w:r>
            <w:r w:rsidR="00E47DA7">
              <w:rPr>
                <w:noProof/>
              </w:rPr>
              <w:t>31</w:t>
            </w:r>
            <w:r w:rsidR="009F6F65">
              <w:rPr>
                <w:noProof/>
              </w:rPr>
              <w:fldChar w:fldCharType="end"/>
            </w:r>
          </w:hyperlink>
        </w:p>
        <w:p w14:paraId="3137711D" w14:textId="195B6E77" w:rsidR="00DE3A16" w:rsidRDefault="00E05D4E">
          <w:pPr>
            <w:pStyle w:val="11"/>
            <w:tabs>
              <w:tab w:val="right" w:leader="dot" w:pos="8296"/>
            </w:tabs>
            <w:rPr>
              <w:noProof/>
            </w:rPr>
          </w:pPr>
          <w:hyperlink w:anchor="_Toc487792270" w:history="1">
            <w:r w:rsidR="009F6F65">
              <w:rPr>
                <w:rStyle w:val="af1"/>
                <w:noProof/>
              </w:rPr>
              <w:t>六、营销渠道</w:t>
            </w:r>
            <w:r w:rsidR="009F6F65">
              <w:rPr>
                <w:noProof/>
              </w:rPr>
              <w:tab/>
            </w:r>
            <w:r w:rsidR="009F6F65">
              <w:rPr>
                <w:noProof/>
              </w:rPr>
              <w:fldChar w:fldCharType="begin"/>
            </w:r>
            <w:r w:rsidR="009F6F65">
              <w:rPr>
                <w:noProof/>
              </w:rPr>
              <w:instrText xml:space="preserve"> PAGEREF _Toc487792270 \h </w:instrText>
            </w:r>
            <w:r w:rsidR="009F6F65">
              <w:rPr>
                <w:noProof/>
              </w:rPr>
            </w:r>
            <w:r w:rsidR="009F6F65">
              <w:rPr>
                <w:noProof/>
              </w:rPr>
              <w:fldChar w:fldCharType="separate"/>
            </w:r>
            <w:r w:rsidR="00E47DA7">
              <w:rPr>
                <w:noProof/>
              </w:rPr>
              <w:t>32</w:t>
            </w:r>
            <w:r w:rsidR="009F6F65">
              <w:rPr>
                <w:noProof/>
              </w:rPr>
              <w:fldChar w:fldCharType="end"/>
            </w:r>
          </w:hyperlink>
        </w:p>
        <w:p w14:paraId="36FB45E5" w14:textId="44104F27" w:rsidR="00DE3A16" w:rsidRDefault="00E05D4E">
          <w:pPr>
            <w:pStyle w:val="21"/>
            <w:tabs>
              <w:tab w:val="right" w:leader="dot" w:pos="8296"/>
            </w:tabs>
            <w:rPr>
              <w:noProof/>
            </w:rPr>
          </w:pPr>
          <w:hyperlink w:anchor="_Toc487792271" w:history="1">
            <w:r w:rsidR="009F6F65">
              <w:rPr>
                <w:rStyle w:val="af1"/>
                <w:noProof/>
              </w:rPr>
              <w:t>6.1</w:t>
            </w:r>
            <w:r w:rsidR="009F6F65">
              <w:rPr>
                <w:rStyle w:val="af1"/>
                <w:noProof/>
              </w:rPr>
              <w:t>线上营销</w:t>
            </w:r>
            <w:r w:rsidR="009F6F65">
              <w:rPr>
                <w:noProof/>
              </w:rPr>
              <w:tab/>
            </w:r>
            <w:r w:rsidR="009F6F65">
              <w:rPr>
                <w:noProof/>
              </w:rPr>
              <w:fldChar w:fldCharType="begin"/>
            </w:r>
            <w:r w:rsidR="009F6F65">
              <w:rPr>
                <w:noProof/>
              </w:rPr>
              <w:instrText xml:space="preserve"> PAGEREF _Toc487792271 \h </w:instrText>
            </w:r>
            <w:r w:rsidR="009F6F65">
              <w:rPr>
                <w:noProof/>
              </w:rPr>
            </w:r>
            <w:r w:rsidR="009F6F65">
              <w:rPr>
                <w:noProof/>
              </w:rPr>
              <w:fldChar w:fldCharType="separate"/>
            </w:r>
            <w:r w:rsidR="00E47DA7">
              <w:rPr>
                <w:noProof/>
              </w:rPr>
              <w:t>32</w:t>
            </w:r>
            <w:r w:rsidR="009F6F65">
              <w:rPr>
                <w:noProof/>
              </w:rPr>
              <w:fldChar w:fldCharType="end"/>
            </w:r>
          </w:hyperlink>
        </w:p>
        <w:p w14:paraId="60B52C4B" w14:textId="5D454C14" w:rsidR="00DE3A16" w:rsidRDefault="00E05D4E">
          <w:pPr>
            <w:pStyle w:val="21"/>
            <w:tabs>
              <w:tab w:val="right" w:leader="dot" w:pos="8296"/>
            </w:tabs>
            <w:rPr>
              <w:noProof/>
            </w:rPr>
          </w:pPr>
          <w:hyperlink w:anchor="_Toc487792272" w:history="1">
            <w:r w:rsidR="009F6F65">
              <w:rPr>
                <w:rStyle w:val="af1"/>
                <w:noProof/>
              </w:rPr>
              <w:t>6.2</w:t>
            </w:r>
            <w:r w:rsidR="009F6F65">
              <w:rPr>
                <w:rStyle w:val="af1"/>
                <w:noProof/>
              </w:rPr>
              <w:t>线下营销</w:t>
            </w:r>
            <w:r w:rsidR="009F6F65">
              <w:rPr>
                <w:noProof/>
              </w:rPr>
              <w:tab/>
            </w:r>
            <w:r w:rsidR="009F6F65">
              <w:rPr>
                <w:noProof/>
              </w:rPr>
              <w:fldChar w:fldCharType="begin"/>
            </w:r>
            <w:r w:rsidR="009F6F65">
              <w:rPr>
                <w:noProof/>
              </w:rPr>
              <w:instrText xml:space="preserve"> PAGEREF _Toc487792272 \h </w:instrText>
            </w:r>
            <w:r w:rsidR="009F6F65">
              <w:rPr>
                <w:noProof/>
              </w:rPr>
            </w:r>
            <w:r w:rsidR="009F6F65">
              <w:rPr>
                <w:noProof/>
              </w:rPr>
              <w:fldChar w:fldCharType="separate"/>
            </w:r>
            <w:r w:rsidR="00E47DA7">
              <w:rPr>
                <w:noProof/>
              </w:rPr>
              <w:t>33</w:t>
            </w:r>
            <w:r w:rsidR="009F6F65">
              <w:rPr>
                <w:noProof/>
              </w:rPr>
              <w:fldChar w:fldCharType="end"/>
            </w:r>
          </w:hyperlink>
        </w:p>
        <w:p w14:paraId="21712BBD" w14:textId="35349227" w:rsidR="00DE3A16" w:rsidRDefault="00E05D4E">
          <w:pPr>
            <w:pStyle w:val="11"/>
            <w:tabs>
              <w:tab w:val="right" w:leader="dot" w:pos="8296"/>
            </w:tabs>
            <w:rPr>
              <w:noProof/>
            </w:rPr>
          </w:pPr>
          <w:hyperlink w:anchor="_Toc487792273" w:history="1">
            <w:r w:rsidR="009F6F65">
              <w:rPr>
                <w:rStyle w:val="af1"/>
                <w:noProof/>
              </w:rPr>
              <w:t>七、商业模式</w:t>
            </w:r>
            <w:r w:rsidR="009F6F65">
              <w:rPr>
                <w:noProof/>
              </w:rPr>
              <w:tab/>
            </w:r>
            <w:r w:rsidR="009F6F65">
              <w:rPr>
                <w:noProof/>
              </w:rPr>
              <w:fldChar w:fldCharType="begin"/>
            </w:r>
            <w:r w:rsidR="009F6F65">
              <w:rPr>
                <w:noProof/>
              </w:rPr>
              <w:instrText xml:space="preserve"> PAGEREF _Toc487792273 \h </w:instrText>
            </w:r>
            <w:r w:rsidR="009F6F65">
              <w:rPr>
                <w:noProof/>
              </w:rPr>
            </w:r>
            <w:r w:rsidR="009F6F65">
              <w:rPr>
                <w:noProof/>
              </w:rPr>
              <w:fldChar w:fldCharType="separate"/>
            </w:r>
            <w:r w:rsidR="00E47DA7">
              <w:rPr>
                <w:noProof/>
              </w:rPr>
              <w:t>33</w:t>
            </w:r>
            <w:r w:rsidR="009F6F65">
              <w:rPr>
                <w:noProof/>
              </w:rPr>
              <w:fldChar w:fldCharType="end"/>
            </w:r>
          </w:hyperlink>
        </w:p>
        <w:p w14:paraId="0DA7BA1F" w14:textId="7FBF3BC6" w:rsidR="00DE3A16" w:rsidRDefault="00E05D4E">
          <w:pPr>
            <w:pStyle w:val="11"/>
            <w:tabs>
              <w:tab w:val="right" w:leader="dot" w:pos="8296"/>
            </w:tabs>
            <w:rPr>
              <w:noProof/>
            </w:rPr>
          </w:pPr>
          <w:hyperlink w:anchor="_Toc487792274" w:history="1">
            <w:r w:rsidR="009F6F65">
              <w:rPr>
                <w:rStyle w:val="af1"/>
                <w:noProof/>
              </w:rPr>
              <w:t>八、财务分析</w:t>
            </w:r>
            <w:r w:rsidR="009F6F65">
              <w:rPr>
                <w:noProof/>
              </w:rPr>
              <w:tab/>
            </w:r>
            <w:r w:rsidR="009F6F65">
              <w:rPr>
                <w:noProof/>
              </w:rPr>
              <w:fldChar w:fldCharType="begin"/>
            </w:r>
            <w:r w:rsidR="009F6F65">
              <w:rPr>
                <w:noProof/>
              </w:rPr>
              <w:instrText xml:space="preserve"> PAGEREF _Toc487792274 \h </w:instrText>
            </w:r>
            <w:r w:rsidR="009F6F65">
              <w:rPr>
                <w:noProof/>
              </w:rPr>
            </w:r>
            <w:r w:rsidR="009F6F65">
              <w:rPr>
                <w:noProof/>
              </w:rPr>
              <w:fldChar w:fldCharType="separate"/>
            </w:r>
            <w:r w:rsidR="00E47DA7">
              <w:rPr>
                <w:noProof/>
              </w:rPr>
              <w:t>35</w:t>
            </w:r>
            <w:r w:rsidR="009F6F65">
              <w:rPr>
                <w:noProof/>
              </w:rPr>
              <w:fldChar w:fldCharType="end"/>
            </w:r>
          </w:hyperlink>
        </w:p>
        <w:p w14:paraId="769BDD2C" w14:textId="36AAE3FD" w:rsidR="00DE3A16" w:rsidRDefault="00E05D4E">
          <w:pPr>
            <w:pStyle w:val="21"/>
            <w:tabs>
              <w:tab w:val="right" w:leader="dot" w:pos="8296"/>
            </w:tabs>
            <w:rPr>
              <w:noProof/>
            </w:rPr>
          </w:pPr>
          <w:hyperlink w:anchor="_Toc487792275" w:history="1">
            <w:r w:rsidR="009F6F65">
              <w:rPr>
                <w:rStyle w:val="af1"/>
                <w:noProof/>
              </w:rPr>
              <w:t>8.1</w:t>
            </w:r>
            <w:r w:rsidR="009F6F65">
              <w:rPr>
                <w:rStyle w:val="af1"/>
                <w:noProof/>
              </w:rPr>
              <w:t>成本预估</w:t>
            </w:r>
            <w:r w:rsidR="009F6F65">
              <w:rPr>
                <w:noProof/>
              </w:rPr>
              <w:tab/>
            </w:r>
            <w:r w:rsidR="009F6F65">
              <w:rPr>
                <w:noProof/>
              </w:rPr>
              <w:fldChar w:fldCharType="begin"/>
            </w:r>
            <w:r w:rsidR="009F6F65">
              <w:rPr>
                <w:noProof/>
              </w:rPr>
              <w:instrText xml:space="preserve"> PAGEREF _Toc487792275 \h </w:instrText>
            </w:r>
            <w:r w:rsidR="009F6F65">
              <w:rPr>
                <w:noProof/>
              </w:rPr>
            </w:r>
            <w:r w:rsidR="009F6F65">
              <w:rPr>
                <w:noProof/>
              </w:rPr>
              <w:fldChar w:fldCharType="separate"/>
            </w:r>
            <w:r w:rsidR="00E47DA7">
              <w:rPr>
                <w:noProof/>
              </w:rPr>
              <w:t>35</w:t>
            </w:r>
            <w:r w:rsidR="009F6F65">
              <w:rPr>
                <w:noProof/>
              </w:rPr>
              <w:fldChar w:fldCharType="end"/>
            </w:r>
          </w:hyperlink>
        </w:p>
        <w:p w14:paraId="5480DDBD" w14:textId="1594F6F7" w:rsidR="00DE3A16" w:rsidRDefault="00E05D4E">
          <w:pPr>
            <w:pStyle w:val="11"/>
            <w:tabs>
              <w:tab w:val="right" w:leader="dot" w:pos="8296"/>
            </w:tabs>
            <w:rPr>
              <w:noProof/>
            </w:rPr>
          </w:pPr>
          <w:hyperlink w:anchor="_Toc487792276" w:history="1">
            <w:r w:rsidR="009F6F65">
              <w:rPr>
                <w:rStyle w:val="af1"/>
                <w:noProof/>
              </w:rPr>
              <w:t>九、风险管理</w:t>
            </w:r>
            <w:r w:rsidR="009F6F65">
              <w:rPr>
                <w:noProof/>
              </w:rPr>
              <w:tab/>
            </w:r>
            <w:r w:rsidR="009F6F65">
              <w:rPr>
                <w:noProof/>
              </w:rPr>
              <w:fldChar w:fldCharType="begin"/>
            </w:r>
            <w:r w:rsidR="009F6F65">
              <w:rPr>
                <w:noProof/>
              </w:rPr>
              <w:instrText xml:space="preserve"> PAGEREF _Toc487792276 \h </w:instrText>
            </w:r>
            <w:r w:rsidR="009F6F65">
              <w:rPr>
                <w:noProof/>
              </w:rPr>
            </w:r>
            <w:r w:rsidR="009F6F65">
              <w:rPr>
                <w:noProof/>
              </w:rPr>
              <w:fldChar w:fldCharType="separate"/>
            </w:r>
            <w:r w:rsidR="00E47DA7">
              <w:rPr>
                <w:noProof/>
              </w:rPr>
              <w:t>37</w:t>
            </w:r>
            <w:r w:rsidR="009F6F65">
              <w:rPr>
                <w:noProof/>
              </w:rPr>
              <w:fldChar w:fldCharType="end"/>
            </w:r>
          </w:hyperlink>
        </w:p>
        <w:p w14:paraId="6EC78621" w14:textId="2B46E010" w:rsidR="00DE3A16" w:rsidRDefault="00E05D4E">
          <w:pPr>
            <w:pStyle w:val="21"/>
            <w:tabs>
              <w:tab w:val="right" w:leader="dot" w:pos="8296"/>
            </w:tabs>
            <w:rPr>
              <w:noProof/>
            </w:rPr>
          </w:pPr>
          <w:hyperlink w:anchor="_Toc487792277" w:history="1">
            <w:r w:rsidR="009F6F65">
              <w:rPr>
                <w:rStyle w:val="af1"/>
                <w:noProof/>
              </w:rPr>
              <w:t>9.1</w:t>
            </w:r>
            <w:r w:rsidR="009F6F65">
              <w:rPr>
                <w:rStyle w:val="af1"/>
                <w:noProof/>
              </w:rPr>
              <w:t>风险预测与分析</w:t>
            </w:r>
            <w:r w:rsidR="009F6F65">
              <w:rPr>
                <w:noProof/>
              </w:rPr>
              <w:tab/>
            </w:r>
            <w:r w:rsidR="009F6F65">
              <w:rPr>
                <w:noProof/>
              </w:rPr>
              <w:fldChar w:fldCharType="begin"/>
            </w:r>
            <w:r w:rsidR="009F6F65">
              <w:rPr>
                <w:noProof/>
              </w:rPr>
              <w:instrText xml:space="preserve"> PAGEREF _Toc487792277 \h </w:instrText>
            </w:r>
            <w:r w:rsidR="009F6F65">
              <w:rPr>
                <w:noProof/>
              </w:rPr>
            </w:r>
            <w:r w:rsidR="009F6F65">
              <w:rPr>
                <w:noProof/>
              </w:rPr>
              <w:fldChar w:fldCharType="separate"/>
            </w:r>
            <w:r w:rsidR="00E47DA7">
              <w:rPr>
                <w:noProof/>
              </w:rPr>
              <w:t>37</w:t>
            </w:r>
            <w:r w:rsidR="009F6F65">
              <w:rPr>
                <w:noProof/>
              </w:rPr>
              <w:fldChar w:fldCharType="end"/>
            </w:r>
          </w:hyperlink>
        </w:p>
        <w:p w14:paraId="7771A475" w14:textId="013B76C0" w:rsidR="00DE3A16" w:rsidRDefault="00E05D4E">
          <w:pPr>
            <w:pStyle w:val="31"/>
            <w:tabs>
              <w:tab w:val="right" w:leader="dot" w:pos="8296"/>
            </w:tabs>
            <w:rPr>
              <w:noProof/>
            </w:rPr>
          </w:pPr>
          <w:hyperlink w:anchor="_Toc487792278" w:history="1">
            <w:r w:rsidR="009F6F65">
              <w:rPr>
                <w:rStyle w:val="af1"/>
                <w:noProof/>
              </w:rPr>
              <w:t>9.1.1</w:t>
            </w:r>
            <w:r w:rsidR="009F6F65">
              <w:rPr>
                <w:rStyle w:val="af1"/>
                <w:noProof/>
              </w:rPr>
              <w:t>流动性风险</w:t>
            </w:r>
            <w:r w:rsidR="009F6F65">
              <w:rPr>
                <w:noProof/>
              </w:rPr>
              <w:tab/>
            </w:r>
            <w:r w:rsidR="009F6F65">
              <w:rPr>
                <w:noProof/>
              </w:rPr>
              <w:fldChar w:fldCharType="begin"/>
            </w:r>
            <w:r w:rsidR="009F6F65">
              <w:rPr>
                <w:noProof/>
              </w:rPr>
              <w:instrText xml:space="preserve"> PAGEREF _Toc487792278 \h </w:instrText>
            </w:r>
            <w:r w:rsidR="009F6F65">
              <w:rPr>
                <w:noProof/>
              </w:rPr>
            </w:r>
            <w:r w:rsidR="009F6F65">
              <w:rPr>
                <w:noProof/>
              </w:rPr>
              <w:fldChar w:fldCharType="separate"/>
            </w:r>
            <w:r w:rsidR="00E47DA7">
              <w:rPr>
                <w:noProof/>
              </w:rPr>
              <w:t>37</w:t>
            </w:r>
            <w:r w:rsidR="009F6F65">
              <w:rPr>
                <w:noProof/>
              </w:rPr>
              <w:fldChar w:fldCharType="end"/>
            </w:r>
          </w:hyperlink>
        </w:p>
        <w:p w14:paraId="5DBF2219" w14:textId="637641A7" w:rsidR="00DE3A16" w:rsidRDefault="00E05D4E">
          <w:pPr>
            <w:pStyle w:val="31"/>
            <w:tabs>
              <w:tab w:val="right" w:leader="dot" w:pos="8296"/>
            </w:tabs>
            <w:rPr>
              <w:noProof/>
            </w:rPr>
          </w:pPr>
          <w:hyperlink w:anchor="_Toc487792279" w:history="1">
            <w:r w:rsidR="009F6F65">
              <w:rPr>
                <w:rStyle w:val="af1"/>
                <w:noProof/>
              </w:rPr>
              <w:t>9.1.2</w:t>
            </w:r>
            <w:r w:rsidR="009F6F65">
              <w:rPr>
                <w:rStyle w:val="af1"/>
                <w:noProof/>
              </w:rPr>
              <w:t>经营风险</w:t>
            </w:r>
            <w:r w:rsidR="009F6F65">
              <w:rPr>
                <w:noProof/>
              </w:rPr>
              <w:tab/>
            </w:r>
            <w:r w:rsidR="009F6F65">
              <w:rPr>
                <w:noProof/>
              </w:rPr>
              <w:fldChar w:fldCharType="begin"/>
            </w:r>
            <w:r w:rsidR="009F6F65">
              <w:rPr>
                <w:noProof/>
              </w:rPr>
              <w:instrText xml:space="preserve"> PAGEREF _Toc487792279 \h </w:instrText>
            </w:r>
            <w:r w:rsidR="009F6F65">
              <w:rPr>
                <w:noProof/>
              </w:rPr>
            </w:r>
            <w:r w:rsidR="009F6F65">
              <w:rPr>
                <w:noProof/>
              </w:rPr>
              <w:fldChar w:fldCharType="separate"/>
            </w:r>
            <w:r w:rsidR="00E47DA7">
              <w:rPr>
                <w:noProof/>
              </w:rPr>
              <w:t>37</w:t>
            </w:r>
            <w:r w:rsidR="009F6F65">
              <w:rPr>
                <w:noProof/>
              </w:rPr>
              <w:fldChar w:fldCharType="end"/>
            </w:r>
          </w:hyperlink>
        </w:p>
        <w:p w14:paraId="088C1431" w14:textId="43BA0886" w:rsidR="00DE3A16" w:rsidRDefault="00E05D4E">
          <w:pPr>
            <w:pStyle w:val="31"/>
            <w:tabs>
              <w:tab w:val="right" w:leader="dot" w:pos="8296"/>
            </w:tabs>
            <w:rPr>
              <w:noProof/>
            </w:rPr>
          </w:pPr>
          <w:hyperlink w:anchor="_Toc487792280" w:history="1">
            <w:r w:rsidR="009F6F65">
              <w:rPr>
                <w:rStyle w:val="af1"/>
                <w:noProof/>
                <w:lang w:bidi="ar"/>
              </w:rPr>
              <w:t>9.1.3</w:t>
            </w:r>
            <w:r w:rsidR="009F6F65">
              <w:rPr>
                <w:rStyle w:val="af1"/>
                <w:noProof/>
                <w:lang w:bidi="ar"/>
              </w:rPr>
              <w:t>合同风险</w:t>
            </w:r>
            <w:r w:rsidR="009F6F65">
              <w:rPr>
                <w:noProof/>
              </w:rPr>
              <w:tab/>
            </w:r>
            <w:r w:rsidR="009F6F65">
              <w:rPr>
                <w:noProof/>
              </w:rPr>
              <w:fldChar w:fldCharType="begin"/>
            </w:r>
            <w:r w:rsidR="009F6F65">
              <w:rPr>
                <w:noProof/>
              </w:rPr>
              <w:instrText xml:space="preserve"> PAGEREF _Toc487792280 \h </w:instrText>
            </w:r>
            <w:r w:rsidR="009F6F65">
              <w:rPr>
                <w:noProof/>
              </w:rPr>
            </w:r>
            <w:r w:rsidR="009F6F65">
              <w:rPr>
                <w:noProof/>
              </w:rPr>
              <w:fldChar w:fldCharType="separate"/>
            </w:r>
            <w:r w:rsidR="00E47DA7">
              <w:rPr>
                <w:noProof/>
              </w:rPr>
              <w:t>38</w:t>
            </w:r>
            <w:r w:rsidR="009F6F65">
              <w:rPr>
                <w:noProof/>
              </w:rPr>
              <w:fldChar w:fldCharType="end"/>
            </w:r>
          </w:hyperlink>
        </w:p>
        <w:p w14:paraId="00EF5FFD" w14:textId="514A8C48" w:rsidR="00DE3A16" w:rsidRDefault="00E05D4E">
          <w:pPr>
            <w:pStyle w:val="21"/>
            <w:tabs>
              <w:tab w:val="right" w:leader="dot" w:pos="8296"/>
            </w:tabs>
            <w:rPr>
              <w:noProof/>
            </w:rPr>
          </w:pPr>
          <w:hyperlink w:anchor="_Toc487792281" w:history="1">
            <w:r w:rsidR="009F6F65">
              <w:rPr>
                <w:rStyle w:val="af1"/>
                <w:noProof/>
                <w:lang w:bidi="ar"/>
              </w:rPr>
              <w:t>9.2</w:t>
            </w:r>
            <w:r w:rsidR="009F6F65">
              <w:rPr>
                <w:rStyle w:val="af1"/>
                <w:noProof/>
                <w:lang w:bidi="ar"/>
              </w:rPr>
              <w:t>风险控制</w:t>
            </w:r>
            <w:r w:rsidR="009F6F65">
              <w:rPr>
                <w:noProof/>
              </w:rPr>
              <w:tab/>
            </w:r>
            <w:r w:rsidR="009F6F65">
              <w:rPr>
                <w:noProof/>
              </w:rPr>
              <w:fldChar w:fldCharType="begin"/>
            </w:r>
            <w:r w:rsidR="009F6F65">
              <w:rPr>
                <w:noProof/>
              </w:rPr>
              <w:instrText xml:space="preserve"> PAGEREF _Toc487792281 \h </w:instrText>
            </w:r>
            <w:r w:rsidR="009F6F65">
              <w:rPr>
                <w:noProof/>
              </w:rPr>
            </w:r>
            <w:r w:rsidR="009F6F65">
              <w:rPr>
                <w:noProof/>
              </w:rPr>
              <w:fldChar w:fldCharType="separate"/>
            </w:r>
            <w:r w:rsidR="00E47DA7">
              <w:rPr>
                <w:noProof/>
              </w:rPr>
              <w:t>38</w:t>
            </w:r>
            <w:r w:rsidR="009F6F65">
              <w:rPr>
                <w:noProof/>
              </w:rPr>
              <w:fldChar w:fldCharType="end"/>
            </w:r>
          </w:hyperlink>
        </w:p>
        <w:p w14:paraId="7A422B9F" w14:textId="0DF8D743" w:rsidR="00DE3A16" w:rsidRDefault="00E05D4E">
          <w:pPr>
            <w:pStyle w:val="31"/>
            <w:tabs>
              <w:tab w:val="right" w:leader="dot" w:pos="8296"/>
            </w:tabs>
            <w:rPr>
              <w:noProof/>
            </w:rPr>
          </w:pPr>
          <w:hyperlink w:anchor="_Toc487792282" w:history="1">
            <w:r w:rsidR="009F6F65">
              <w:rPr>
                <w:rStyle w:val="af1"/>
                <w:noProof/>
              </w:rPr>
              <w:t>9.2.1</w:t>
            </w:r>
            <w:r w:rsidR="009F6F65">
              <w:rPr>
                <w:rStyle w:val="af1"/>
                <w:noProof/>
              </w:rPr>
              <w:t>流动性风险</w:t>
            </w:r>
            <w:r w:rsidR="009F6F65">
              <w:rPr>
                <w:noProof/>
              </w:rPr>
              <w:tab/>
            </w:r>
            <w:r w:rsidR="009F6F65">
              <w:rPr>
                <w:noProof/>
              </w:rPr>
              <w:fldChar w:fldCharType="begin"/>
            </w:r>
            <w:r w:rsidR="009F6F65">
              <w:rPr>
                <w:noProof/>
              </w:rPr>
              <w:instrText xml:space="preserve"> PAGEREF _Toc487792282 \h </w:instrText>
            </w:r>
            <w:r w:rsidR="009F6F65">
              <w:rPr>
                <w:noProof/>
              </w:rPr>
            </w:r>
            <w:r w:rsidR="009F6F65">
              <w:rPr>
                <w:noProof/>
              </w:rPr>
              <w:fldChar w:fldCharType="separate"/>
            </w:r>
            <w:r w:rsidR="00E47DA7">
              <w:rPr>
                <w:noProof/>
              </w:rPr>
              <w:t>38</w:t>
            </w:r>
            <w:r w:rsidR="009F6F65">
              <w:rPr>
                <w:noProof/>
              </w:rPr>
              <w:fldChar w:fldCharType="end"/>
            </w:r>
          </w:hyperlink>
        </w:p>
        <w:p w14:paraId="5790743D" w14:textId="75E169C7" w:rsidR="00DE3A16" w:rsidRDefault="00E05D4E">
          <w:pPr>
            <w:pStyle w:val="31"/>
            <w:tabs>
              <w:tab w:val="right" w:leader="dot" w:pos="8296"/>
            </w:tabs>
            <w:rPr>
              <w:noProof/>
            </w:rPr>
          </w:pPr>
          <w:hyperlink w:anchor="_Toc487792283" w:history="1">
            <w:r w:rsidR="009F6F65">
              <w:rPr>
                <w:rStyle w:val="af1"/>
                <w:noProof/>
              </w:rPr>
              <w:t>9.2.2</w:t>
            </w:r>
            <w:r w:rsidR="009F6F65">
              <w:rPr>
                <w:rStyle w:val="af1"/>
                <w:noProof/>
              </w:rPr>
              <w:t>经营风险</w:t>
            </w:r>
            <w:r w:rsidR="009F6F65">
              <w:rPr>
                <w:noProof/>
              </w:rPr>
              <w:tab/>
            </w:r>
            <w:r w:rsidR="009F6F65">
              <w:rPr>
                <w:noProof/>
              </w:rPr>
              <w:fldChar w:fldCharType="begin"/>
            </w:r>
            <w:r w:rsidR="009F6F65">
              <w:rPr>
                <w:noProof/>
              </w:rPr>
              <w:instrText xml:space="preserve"> PAGEREF _Toc487792283 \h </w:instrText>
            </w:r>
            <w:r w:rsidR="009F6F65">
              <w:rPr>
                <w:noProof/>
              </w:rPr>
            </w:r>
            <w:r w:rsidR="009F6F65">
              <w:rPr>
                <w:noProof/>
              </w:rPr>
              <w:fldChar w:fldCharType="separate"/>
            </w:r>
            <w:r w:rsidR="00E47DA7">
              <w:rPr>
                <w:noProof/>
              </w:rPr>
              <w:t>38</w:t>
            </w:r>
            <w:r w:rsidR="009F6F65">
              <w:rPr>
                <w:noProof/>
              </w:rPr>
              <w:fldChar w:fldCharType="end"/>
            </w:r>
          </w:hyperlink>
        </w:p>
        <w:p w14:paraId="5BC828BE" w14:textId="6DB5F098" w:rsidR="00DE3A16" w:rsidRDefault="00E05D4E">
          <w:pPr>
            <w:pStyle w:val="31"/>
            <w:tabs>
              <w:tab w:val="right" w:leader="dot" w:pos="8296"/>
            </w:tabs>
            <w:rPr>
              <w:noProof/>
            </w:rPr>
          </w:pPr>
          <w:hyperlink w:anchor="_Toc487792284" w:history="1">
            <w:r w:rsidR="009F6F65">
              <w:rPr>
                <w:rStyle w:val="af1"/>
                <w:noProof/>
              </w:rPr>
              <w:t>9.2.3</w:t>
            </w:r>
            <w:r w:rsidR="009F6F65">
              <w:rPr>
                <w:rStyle w:val="af1"/>
                <w:noProof/>
              </w:rPr>
              <w:t>合同风险</w:t>
            </w:r>
            <w:r w:rsidR="009F6F65">
              <w:rPr>
                <w:noProof/>
              </w:rPr>
              <w:tab/>
            </w:r>
            <w:r w:rsidR="009F6F65">
              <w:rPr>
                <w:noProof/>
              </w:rPr>
              <w:fldChar w:fldCharType="begin"/>
            </w:r>
            <w:r w:rsidR="009F6F65">
              <w:rPr>
                <w:noProof/>
              </w:rPr>
              <w:instrText xml:space="preserve"> PAGEREF _Toc487792284 \h </w:instrText>
            </w:r>
            <w:r w:rsidR="009F6F65">
              <w:rPr>
                <w:noProof/>
              </w:rPr>
            </w:r>
            <w:r w:rsidR="009F6F65">
              <w:rPr>
                <w:noProof/>
              </w:rPr>
              <w:fldChar w:fldCharType="separate"/>
            </w:r>
            <w:r w:rsidR="00E47DA7">
              <w:rPr>
                <w:noProof/>
              </w:rPr>
              <w:t>39</w:t>
            </w:r>
            <w:r w:rsidR="009F6F65">
              <w:rPr>
                <w:noProof/>
              </w:rPr>
              <w:fldChar w:fldCharType="end"/>
            </w:r>
          </w:hyperlink>
        </w:p>
        <w:p w14:paraId="28CFE009" w14:textId="3C2465A5" w:rsidR="00DE3A16" w:rsidRDefault="00E05D4E">
          <w:pPr>
            <w:pStyle w:val="11"/>
            <w:tabs>
              <w:tab w:val="left" w:pos="1050"/>
              <w:tab w:val="right" w:leader="dot" w:pos="8296"/>
            </w:tabs>
            <w:rPr>
              <w:noProof/>
            </w:rPr>
          </w:pPr>
          <w:hyperlink w:anchor="_Toc487792285" w:history="1">
            <w:r w:rsidR="009F6F65">
              <w:rPr>
                <w:rStyle w:val="af1"/>
                <w:noProof/>
              </w:rPr>
              <w:t>附录</w:t>
            </w:r>
            <w:r w:rsidR="009F6F65">
              <w:rPr>
                <w:rStyle w:val="af1"/>
                <w:noProof/>
              </w:rPr>
              <w:t>A</w:t>
            </w:r>
            <w:r w:rsidR="009F6F65">
              <w:rPr>
                <w:noProof/>
              </w:rPr>
              <w:tab/>
            </w:r>
            <w:r w:rsidR="009F6F65">
              <w:rPr>
                <w:rStyle w:val="af1"/>
                <w:noProof/>
              </w:rPr>
              <w:t>计算机相关专业的工作世界地图</w:t>
            </w:r>
            <w:r w:rsidR="009F6F65">
              <w:rPr>
                <w:noProof/>
              </w:rPr>
              <w:tab/>
            </w:r>
            <w:r w:rsidR="009F6F65">
              <w:rPr>
                <w:noProof/>
              </w:rPr>
              <w:fldChar w:fldCharType="begin"/>
            </w:r>
            <w:r w:rsidR="009F6F65">
              <w:rPr>
                <w:noProof/>
              </w:rPr>
              <w:instrText xml:space="preserve"> PAGEREF _Toc487792285 \h </w:instrText>
            </w:r>
            <w:r w:rsidR="009F6F65">
              <w:rPr>
                <w:noProof/>
              </w:rPr>
            </w:r>
            <w:r w:rsidR="009F6F65">
              <w:rPr>
                <w:noProof/>
              </w:rPr>
              <w:fldChar w:fldCharType="separate"/>
            </w:r>
            <w:r w:rsidR="00E47DA7">
              <w:rPr>
                <w:noProof/>
              </w:rPr>
              <w:t>40</w:t>
            </w:r>
            <w:r w:rsidR="009F6F65">
              <w:rPr>
                <w:noProof/>
              </w:rPr>
              <w:fldChar w:fldCharType="end"/>
            </w:r>
          </w:hyperlink>
        </w:p>
        <w:p w14:paraId="49D27909" w14:textId="7CA875DC" w:rsidR="00DE3A16" w:rsidRDefault="00E05D4E">
          <w:pPr>
            <w:pStyle w:val="11"/>
            <w:tabs>
              <w:tab w:val="left" w:pos="840"/>
              <w:tab w:val="right" w:leader="dot" w:pos="8296"/>
            </w:tabs>
            <w:rPr>
              <w:noProof/>
            </w:rPr>
          </w:pPr>
          <w:hyperlink w:anchor="_Toc487792286" w:history="1">
            <w:r w:rsidR="009F6F65">
              <w:rPr>
                <w:rStyle w:val="af1"/>
                <w:noProof/>
              </w:rPr>
              <w:t>附录</w:t>
            </w:r>
            <w:r w:rsidR="009F6F65">
              <w:rPr>
                <w:rStyle w:val="af1"/>
                <w:noProof/>
              </w:rPr>
              <w:t>B</w:t>
            </w:r>
            <w:r w:rsidR="009F6F65">
              <w:rPr>
                <w:noProof/>
              </w:rPr>
              <w:tab/>
            </w:r>
            <w:r w:rsidR="009F6F65">
              <w:rPr>
                <w:rStyle w:val="af1"/>
                <w:noProof/>
              </w:rPr>
              <w:t xml:space="preserve">  </w:t>
            </w:r>
            <w:r w:rsidR="009F6F65">
              <w:rPr>
                <w:rStyle w:val="af1"/>
                <w:noProof/>
              </w:rPr>
              <w:t>霍兰德职业兴趣理论</w:t>
            </w:r>
            <w:r w:rsidR="009F6F65">
              <w:rPr>
                <w:noProof/>
              </w:rPr>
              <w:tab/>
            </w:r>
            <w:r w:rsidR="009F6F65">
              <w:rPr>
                <w:noProof/>
              </w:rPr>
              <w:fldChar w:fldCharType="begin"/>
            </w:r>
            <w:r w:rsidR="009F6F65">
              <w:rPr>
                <w:noProof/>
              </w:rPr>
              <w:instrText xml:space="preserve"> PAGEREF _Toc487792286 \h </w:instrText>
            </w:r>
            <w:r w:rsidR="009F6F65">
              <w:rPr>
                <w:noProof/>
              </w:rPr>
            </w:r>
            <w:r w:rsidR="009F6F65">
              <w:rPr>
                <w:noProof/>
              </w:rPr>
              <w:fldChar w:fldCharType="separate"/>
            </w:r>
            <w:r w:rsidR="00E47DA7">
              <w:rPr>
                <w:noProof/>
              </w:rPr>
              <w:t>41</w:t>
            </w:r>
            <w:r w:rsidR="009F6F65">
              <w:rPr>
                <w:noProof/>
              </w:rPr>
              <w:fldChar w:fldCharType="end"/>
            </w:r>
          </w:hyperlink>
        </w:p>
        <w:p w14:paraId="2A7A17DA" w14:textId="42B35560" w:rsidR="00DE3A16" w:rsidRDefault="00E05D4E">
          <w:pPr>
            <w:pStyle w:val="11"/>
            <w:tabs>
              <w:tab w:val="left" w:pos="1050"/>
              <w:tab w:val="right" w:leader="dot" w:pos="8296"/>
            </w:tabs>
            <w:rPr>
              <w:noProof/>
            </w:rPr>
          </w:pPr>
          <w:hyperlink w:anchor="_Toc487792287" w:history="1">
            <w:r w:rsidR="009F6F65">
              <w:rPr>
                <w:rStyle w:val="af1"/>
                <w:noProof/>
              </w:rPr>
              <w:t>附录</w:t>
            </w:r>
            <w:r w:rsidR="009F6F65">
              <w:rPr>
                <w:rStyle w:val="af1"/>
                <w:noProof/>
              </w:rPr>
              <w:t>C</w:t>
            </w:r>
            <w:r w:rsidR="009F6F65">
              <w:rPr>
                <w:noProof/>
              </w:rPr>
              <w:tab/>
            </w:r>
            <w:r w:rsidR="009F6F65">
              <w:rPr>
                <w:rStyle w:val="af1"/>
                <w:noProof/>
              </w:rPr>
              <w:t>当代大学生就业难</w:t>
            </w:r>
            <w:r w:rsidR="009F6F65">
              <w:rPr>
                <w:noProof/>
              </w:rPr>
              <w:tab/>
            </w:r>
            <w:r w:rsidR="009F6F65">
              <w:rPr>
                <w:noProof/>
              </w:rPr>
              <w:fldChar w:fldCharType="begin"/>
            </w:r>
            <w:r w:rsidR="009F6F65">
              <w:rPr>
                <w:noProof/>
              </w:rPr>
              <w:instrText xml:space="preserve"> PAGEREF _Toc487792287 \h </w:instrText>
            </w:r>
            <w:r w:rsidR="009F6F65">
              <w:rPr>
                <w:noProof/>
              </w:rPr>
            </w:r>
            <w:r w:rsidR="009F6F65">
              <w:rPr>
                <w:noProof/>
              </w:rPr>
              <w:fldChar w:fldCharType="separate"/>
            </w:r>
            <w:r w:rsidR="00E47DA7">
              <w:rPr>
                <w:noProof/>
              </w:rPr>
              <w:t>41</w:t>
            </w:r>
            <w:r w:rsidR="009F6F65">
              <w:rPr>
                <w:noProof/>
              </w:rPr>
              <w:fldChar w:fldCharType="end"/>
            </w:r>
          </w:hyperlink>
        </w:p>
        <w:p w14:paraId="28F1C7E9" w14:textId="77777777" w:rsidR="00DE3A16" w:rsidRDefault="009F6F65">
          <w:r>
            <w:rPr>
              <w:b/>
              <w:bCs/>
              <w:lang w:val="zh-CN"/>
            </w:rPr>
            <w:fldChar w:fldCharType="end"/>
          </w:r>
        </w:p>
      </w:sdtContent>
    </w:sdt>
    <w:p w14:paraId="5E8EF495" w14:textId="77777777" w:rsidR="00DE3A16" w:rsidRDefault="009F6F65">
      <w:pPr>
        <w:pStyle w:val="1"/>
      </w:pPr>
      <w:bookmarkStart w:id="3" w:name="_Toc487792244"/>
      <w:r>
        <w:rPr>
          <w:rFonts w:hint="eastAsia"/>
        </w:rPr>
        <w:t>一、项目概况</w:t>
      </w:r>
      <w:bookmarkEnd w:id="3"/>
    </w:p>
    <w:p w14:paraId="2D49E826" w14:textId="77777777" w:rsidR="00DE3A16" w:rsidRDefault="009F6F65">
      <w:pPr>
        <w:pStyle w:val="2"/>
      </w:pPr>
      <w:bookmarkStart w:id="4" w:name="_Toc487792245"/>
      <w:r>
        <w:rPr>
          <w:rFonts w:hint="eastAsia"/>
        </w:rPr>
        <w:t>1.1</w:t>
      </w:r>
      <w:r>
        <w:rPr>
          <w:rFonts w:hint="eastAsia"/>
        </w:rPr>
        <w:t>背景概述</w:t>
      </w:r>
      <w:bookmarkEnd w:id="4"/>
    </w:p>
    <w:p w14:paraId="075BC27D" w14:textId="42893F39" w:rsidR="00DE3A16" w:rsidRDefault="009F6F65">
      <w:pPr>
        <w:ind w:firstLine="420"/>
        <w:rPr>
          <w:rFonts w:ascii="仿宋" w:eastAsia="仿宋" w:hAnsi="仿宋"/>
          <w:sz w:val="28"/>
          <w:szCs w:val="28"/>
        </w:rPr>
      </w:pPr>
      <w:r>
        <w:rPr>
          <w:rFonts w:ascii="仿宋" w:eastAsia="仿宋" w:hAnsi="仿宋" w:hint="eastAsia"/>
          <w:sz w:val="28"/>
          <w:szCs w:val="28"/>
        </w:rPr>
        <w:t>根据“工作世界地图”（详见附录A），计算机相关专业职业所需要</w:t>
      </w:r>
      <w:r>
        <w:rPr>
          <w:rFonts w:ascii="仿宋" w:eastAsia="仿宋" w:hAnsi="仿宋" w:hint="eastAsia"/>
          <w:sz w:val="28"/>
          <w:szCs w:val="28"/>
        </w:rPr>
        <w:lastRenderedPageBreak/>
        <w:t>的能力相差甚远，对立性格面的人，都可以在其中找到合适的职位：内向的人可以做程序员，外向的人可以做产品经理，注重理论的人可以研究算法，动手能力强的人可以研究硬件</w:t>
      </w:r>
      <w:r>
        <w:rPr>
          <w:rFonts w:ascii="仿宋" w:eastAsia="仿宋" w:hAnsi="仿宋"/>
          <w:sz w:val="28"/>
          <w:szCs w:val="28"/>
        </w:rPr>
        <w:t>……</w:t>
      </w:r>
      <w:r>
        <w:rPr>
          <w:rFonts w:ascii="仿宋" w:eastAsia="仿宋" w:hAnsi="仿宋" w:hint="eastAsia"/>
          <w:sz w:val="28"/>
          <w:szCs w:val="28"/>
        </w:rPr>
        <w:t>然而多样的选择、与综合性的培养方案，由于信息的缺失，却给学生带来了巨大的迷茫。计算机相关专业的学生，疲于奔波与课程之间，认为“学了有什么用”、“不感兴趣”是最大的通病。这种情况也不仅仅存在于计算机专业，大部分的高校学生都存在这一问题。因此及时项目组，希望借助人工智能技</w:t>
      </w:r>
      <w:r w:rsidR="000F73F7">
        <w:rPr>
          <w:rFonts w:ascii="仿宋" w:eastAsia="仿宋" w:hAnsi="仿宋" w:hint="eastAsia"/>
          <w:sz w:val="28"/>
          <w:szCs w:val="28"/>
        </w:rPr>
        <w:t>术，先由计算机相关专业切入，帮助每一个独特的同学找到他感兴趣的职位</w:t>
      </w:r>
      <w:r>
        <w:rPr>
          <w:rFonts w:ascii="仿宋" w:eastAsia="仿宋" w:hAnsi="仿宋" w:hint="eastAsia"/>
          <w:sz w:val="28"/>
          <w:szCs w:val="28"/>
        </w:rPr>
        <w:t>并提升相对应的能力。</w:t>
      </w:r>
    </w:p>
    <w:p w14:paraId="6640F03A" w14:textId="77777777" w:rsidR="00DE3A16" w:rsidRDefault="009F6F65">
      <w:pPr>
        <w:pStyle w:val="2"/>
      </w:pPr>
      <w:bookmarkStart w:id="5" w:name="_Toc487792246"/>
      <w:r>
        <w:rPr>
          <w:rFonts w:hint="eastAsia"/>
        </w:rPr>
        <w:t>1.2</w:t>
      </w:r>
      <w:r>
        <w:rPr>
          <w:rFonts w:hint="eastAsia"/>
        </w:rPr>
        <w:t>项目概述</w:t>
      </w:r>
      <w:bookmarkEnd w:id="5"/>
    </w:p>
    <w:p w14:paraId="644CD176" w14:textId="77777777" w:rsidR="00DE3A16" w:rsidRDefault="009F6F65">
      <w:pPr>
        <w:ind w:firstLine="420"/>
        <w:rPr>
          <w:rFonts w:ascii="仿宋" w:eastAsia="仿宋" w:hAnsi="仿宋"/>
          <w:sz w:val="28"/>
          <w:szCs w:val="28"/>
        </w:rPr>
      </w:pPr>
      <w:r>
        <w:rPr>
          <w:rFonts w:ascii="仿宋" w:eastAsia="仿宋" w:hAnsi="仿宋" w:hint="eastAsia"/>
          <w:sz w:val="28"/>
          <w:szCs w:val="28"/>
        </w:rPr>
        <w:t>“及时”是一款以人工智能为核心，面向计算机相关专业，致力于帮助大学生找到感兴趣的行业与岗位，并以任务的形式进行能力提升的app。</w:t>
      </w:r>
    </w:p>
    <w:p w14:paraId="720C8763" w14:textId="5744DC22" w:rsidR="00DE3A16" w:rsidRDefault="009F6F65">
      <w:pPr>
        <w:ind w:firstLine="420"/>
        <w:rPr>
          <w:rFonts w:ascii="仿宋" w:eastAsia="仿宋" w:hAnsi="仿宋"/>
          <w:sz w:val="28"/>
          <w:szCs w:val="28"/>
        </w:rPr>
      </w:pPr>
      <w:r>
        <w:rPr>
          <w:rFonts w:ascii="仿宋" w:eastAsia="仿宋" w:hAnsi="仿宋" w:hint="eastAsia"/>
          <w:sz w:val="28"/>
          <w:szCs w:val="28"/>
        </w:rPr>
        <w:t>“及时”为用户提供的主要服务有：行业资讯与前辈问答、个性化能力提升任务。用户使用“及时”浏览各种行业</w:t>
      </w:r>
      <w:r w:rsidR="000F73F7">
        <w:rPr>
          <w:rFonts w:ascii="仿宋" w:eastAsia="仿宋" w:hAnsi="仿宋" w:hint="eastAsia"/>
          <w:sz w:val="28"/>
          <w:szCs w:val="28"/>
        </w:rPr>
        <w:t>资讯、知识</w:t>
      </w:r>
      <w:r>
        <w:rPr>
          <w:rFonts w:ascii="仿宋" w:eastAsia="仿宋" w:hAnsi="仿宋" w:hint="eastAsia"/>
          <w:sz w:val="28"/>
          <w:szCs w:val="28"/>
        </w:rPr>
        <w:t>，完成任务。在这个过程中，我们一方面通过任务、资源帮助用户找到兴趣点、提升能力，另一方面采集用户的行为数据，作为人工智能的增量</w:t>
      </w:r>
      <w:r w:rsidR="000F73F7">
        <w:rPr>
          <w:rFonts w:ascii="仿宋" w:eastAsia="仿宋" w:hAnsi="仿宋" w:hint="eastAsia"/>
          <w:sz w:val="28"/>
          <w:szCs w:val="28"/>
        </w:rPr>
        <w:t>训练集，提供</w:t>
      </w:r>
      <w:r>
        <w:rPr>
          <w:rFonts w:ascii="仿宋" w:eastAsia="仿宋" w:hAnsi="仿宋" w:hint="eastAsia"/>
          <w:sz w:val="28"/>
          <w:szCs w:val="28"/>
        </w:rPr>
        <w:t>精准度，并为用户之后的</w:t>
      </w:r>
      <w:r w:rsidR="000F73F7">
        <w:rPr>
          <w:rFonts w:ascii="仿宋" w:eastAsia="仿宋" w:hAnsi="仿宋" w:hint="eastAsia"/>
          <w:sz w:val="28"/>
          <w:szCs w:val="28"/>
        </w:rPr>
        <w:t>任务</w:t>
      </w:r>
      <w:r>
        <w:rPr>
          <w:rFonts w:ascii="仿宋" w:eastAsia="仿宋" w:hAnsi="仿宋" w:hint="eastAsia"/>
          <w:sz w:val="28"/>
          <w:szCs w:val="28"/>
        </w:rPr>
        <w:t>推荐</w:t>
      </w:r>
      <w:r w:rsidR="000F73F7">
        <w:rPr>
          <w:rFonts w:ascii="仿宋" w:eastAsia="仿宋" w:hAnsi="仿宋" w:hint="eastAsia"/>
          <w:sz w:val="28"/>
          <w:szCs w:val="28"/>
        </w:rPr>
        <w:t>及资源推荐</w:t>
      </w:r>
      <w:r>
        <w:rPr>
          <w:rFonts w:ascii="仿宋" w:eastAsia="仿宋" w:hAnsi="仿宋" w:hint="eastAsia"/>
          <w:sz w:val="28"/>
          <w:szCs w:val="28"/>
        </w:rPr>
        <w:t>提供数据支持。</w:t>
      </w:r>
    </w:p>
    <w:p w14:paraId="65B2D3E7" w14:textId="77777777" w:rsidR="00DE3A16" w:rsidRDefault="009F6F65">
      <w:pPr>
        <w:pStyle w:val="2"/>
      </w:pPr>
      <w:bookmarkStart w:id="6" w:name="_Toc487792247"/>
      <w:r>
        <w:rPr>
          <w:rFonts w:hint="eastAsia"/>
        </w:rPr>
        <w:lastRenderedPageBreak/>
        <w:t>1.3</w:t>
      </w:r>
      <w:r>
        <w:rPr>
          <w:rFonts w:hint="eastAsia"/>
        </w:rPr>
        <w:t>项目技术概述</w:t>
      </w:r>
      <w:bookmarkEnd w:id="6"/>
    </w:p>
    <w:p w14:paraId="18783756" w14:textId="77777777" w:rsidR="00DE3A16" w:rsidRDefault="009F6F65" w:rsidP="000F73F7">
      <w:pPr>
        <w:widowControl/>
        <w:spacing w:after="0" w:line="240" w:lineRule="auto"/>
        <w:ind w:firstLine="420"/>
        <w:jc w:val="left"/>
        <w:rPr>
          <w:rFonts w:ascii="仿宋" w:eastAsia="仿宋" w:hAnsi="仿宋"/>
          <w:sz w:val="28"/>
          <w:szCs w:val="28"/>
        </w:rPr>
      </w:pPr>
      <w:r>
        <w:rPr>
          <w:rFonts w:ascii="仿宋" w:eastAsia="仿宋" w:hAnsi="仿宋"/>
          <w:sz w:val="28"/>
          <w:szCs w:val="28"/>
        </w:rPr>
        <w:t xml:space="preserve">项目将用户以向量空间模型的形式建模，通过余弦相似度算法和朴素贝叶斯概率模型实现基于内容和协同过滤同构化整合的推荐算法，从而为用户个性化推送资源。同时通过分析大量用户模型推荐结果，建立BP神经网络，采用深度学习和增量学习算法，不断优化推荐系统，提高推荐系统精确性，实现真正的个性化推荐。 </w:t>
      </w:r>
    </w:p>
    <w:p w14:paraId="56EF9FBA" w14:textId="77777777" w:rsidR="00DE3A16" w:rsidRDefault="009F6F65">
      <w:pPr>
        <w:pStyle w:val="2"/>
      </w:pPr>
      <w:bookmarkStart w:id="7" w:name="_Toc487792248"/>
      <w:r>
        <w:rPr>
          <w:rFonts w:hint="eastAsia"/>
        </w:rPr>
        <w:t>1</w:t>
      </w:r>
      <w:r>
        <w:t>.4</w:t>
      </w:r>
      <w:r>
        <w:rPr>
          <w:rFonts w:hint="eastAsia"/>
        </w:rPr>
        <w:t>项目价值概述</w:t>
      </w:r>
      <w:bookmarkEnd w:id="7"/>
    </w:p>
    <w:p w14:paraId="41CF9955" w14:textId="59E283AB" w:rsidR="00DE3A16" w:rsidRDefault="009F6F65">
      <w:pPr>
        <w:ind w:firstLine="420"/>
        <w:rPr>
          <w:rFonts w:ascii="仿宋" w:eastAsia="仿宋" w:hAnsi="仿宋"/>
          <w:sz w:val="28"/>
          <w:szCs w:val="28"/>
        </w:rPr>
      </w:pPr>
      <w:r>
        <w:rPr>
          <w:rFonts w:ascii="仿宋" w:eastAsia="仿宋" w:hAnsi="仿宋" w:hint="eastAsia"/>
          <w:sz w:val="28"/>
          <w:szCs w:val="28"/>
        </w:rPr>
        <w:t>一、对于“及时”:人工智能通过用户手机端的操作判断用户的兴趣与能力，并以深</w:t>
      </w:r>
      <w:r w:rsidR="000F73F7">
        <w:rPr>
          <w:rFonts w:ascii="仿宋" w:eastAsia="仿宋" w:hAnsi="仿宋" w:hint="eastAsia"/>
          <w:sz w:val="28"/>
          <w:szCs w:val="28"/>
        </w:rPr>
        <w:t>度学习的模型输出在计算机相关领域适合用户的职位、能力提升方案。项目的</w:t>
      </w:r>
      <w:r>
        <w:rPr>
          <w:rFonts w:ascii="仿宋" w:eastAsia="仿宋" w:hAnsi="仿宋" w:hint="eastAsia"/>
          <w:sz w:val="28"/>
          <w:szCs w:val="28"/>
        </w:rPr>
        <w:t>人工智能</w:t>
      </w:r>
      <w:r w:rsidR="000F73F7">
        <w:rPr>
          <w:rFonts w:ascii="仿宋" w:eastAsia="仿宋" w:hAnsi="仿宋" w:hint="eastAsia"/>
          <w:sz w:val="28"/>
          <w:szCs w:val="28"/>
        </w:rPr>
        <w:t>系统</w:t>
      </w:r>
      <w:r>
        <w:rPr>
          <w:rFonts w:ascii="仿宋" w:eastAsia="仿宋" w:hAnsi="仿宋" w:hint="eastAsia"/>
          <w:sz w:val="28"/>
          <w:szCs w:val="28"/>
        </w:rPr>
        <w:t>在未来有广阔的应用场景。</w:t>
      </w:r>
      <w:r w:rsidR="000F73F7">
        <w:rPr>
          <w:rFonts w:ascii="仿宋" w:eastAsia="仿宋" w:hAnsi="仿宋" w:hint="eastAsia"/>
          <w:sz w:val="28"/>
          <w:szCs w:val="28"/>
        </w:rPr>
        <w:t>系统服务的</w:t>
      </w:r>
      <w:r>
        <w:rPr>
          <w:rFonts w:ascii="仿宋" w:eastAsia="仿宋" w:hAnsi="仿宋" w:hint="eastAsia"/>
          <w:sz w:val="28"/>
          <w:szCs w:val="28"/>
        </w:rPr>
        <w:t>用户</w:t>
      </w:r>
      <w:r w:rsidR="000F73F7">
        <w:rPr>
          <w:rFonts w:ascii="仿宋" w:eastAsia="仿宋" w:hAnsi="仿宋" w:hint="eastAsia"/>
          <w:sz w:val="28"/>
          <w:szCs w:val="28"/>
        </w:rPr>
        <w:t>在未来将不仅仅针对计算机专业，</w:t>
      </w:r>
      <w:r>
        <w:rPr>
          <w:rFonts w:ascii="仿宋" w:eastAsia="仿宋" w:hAnsi="仿宋" w:hint="eastAsia"/>
          <w:sz w:val="28"/>
          <w:szCs w:val="28"/>
        </w:rPr>
        <w:t>也将不</w:t>
      </w:r>
      <w:r w:rsidR="000F73F7">
        <w:rPr>
          <w:rFonts w:ascii="仿宋" w:eastAsia="仿宋" w:hAnsi="仿宋" w:hint="eastAsia"/>
          <w:sz w:val="28"/>
          <w:szCs w:val="28"/>
        </w:rPr>
        <w:t>再仅服务于大</w:t>
      </w:r>
      <w:r>
        <w:rPr>
          <w:rFonts w:ascii="仿宋" w:eastAsia="仿宋" w:hAnsi="仿宋" w:hint="eastAsia"/>
          <w:sz w:val="28"/>
          <w:szCs w:val="28"/>
        </w:rPr>
        <w:t>学生。及时希望在未来可以胜任所有与“人生规划”、“兴趣分析”相关的工作。</w:t>
      </w:r>
    </w:p>
    <w:p w14:paraId="543A27E5" w14:textId="77777777" w:rsidR="00DE3A16" w:rsidRDefault="009F6F65">
      <w:pPr>
        <w:ind w:firstLine="420"/>
        <w:rPr>
          <w:rFonts w:ascii="仿宋" w:eastAsia="仿宋" w:hAnsi="仿宋"/>
          <w:color w:val="FF0000"/>
          <w:sz w:val="28"/>
          <w:szCs w:val="28"/>
        </w:rPr>
      </w:pPr>
      <w:r>
        <w:rPr>
          <w:rFonts w:ascii="仿宋" w:eastAsia="仿宋" w:hAnsi="仿宋" w:hint="eastAsia"/>
          <w:sz w:val="28"/>
          <w:szCs w:val="28"/>
        </w:rPr>
        <w:t>二、对于大学生：解决计算机相关专业的大学生在校期间没有目标、兴趣、毕业实际能力与公司用人要求不符、盲目考研等问题。大学生用户通过使用本软件，逐步找到自己感兴趣的计算机专业方向，并通过任务提升自己能力。兴趣是一种无形的动力，在帮助用户找到兴趣点之后，用户的学习积极性、目标性将会大幅度提升。间接解决毕业就业难的问题。</w:t>
      </w:r>
    </w:p>
    <w:p w14:paraId="56196A1C" w14:textId="77777777" w:rsidR="00DE3A16" w:rsidRDefault="009F6F65">
      <w:pPr>
        <w:pStyle w:val="2"/>
      </w:pPr>
      <w:bookmarkStart w:id="8" w:name="_Toc487792249"/>
      <w:r>
        <w:rPr>
          <w:rFonts w:hint="eastAsia"/>
        </w:rPr>
        <w:lastRenderedPageBreak/>
        <w:t>1</w:t>
      </w:r>
      <w:r>
        <w:t>.5</w:t>
      </w:r>
      <w:r>
        <w:rPr>
          <w:rFonts w:hint="eastAsia"/>
        </w:rPr>
        <w:t>项目主要商业模式</w:t>
      </w:r>
      <w:bookmarkEnd w:id="8"/>
    </w:p>
    <w:p w14:paraId="28089FEC" w14:textId="77777777" w:rsidR="00DE3A16" w:rsidRDefault="009F6F65">
      <w:pPr>
        <w:ind w:firstLineChars="200" w:firstLine="560"/>
        <w:rPr>
          <w:rFonts w:ascii="仿宋" w:eastAsia="仿宋" w:hAnsi="仿宋"/>
          <w:sz w:val="28"/>
          <w:szCs w:val="28"/>
        </w:rPr>
      </w:pPr>
      <w:r>
        <w:rPr>
          <w:rFonts w:ascii="仿宋" w:eastAsia="仿宋" w:hAnsi="仿宋" w:hint="eastAsia"/>
          <w:sz w:val="28"/>
          <w:szCs w:val="28"/>
        </w:rPr>
        <w:t>将用户信息进行分析之后生成人才库。为用人企业提供大学生的人才甄别服务，简化企业HR的人才招聘工作。</w:t>
      </w:r>
    </w:p>
    <w:p w14:paraId="6DEBDBDA" w14:textId="77777777" w:rsidR="00DE3A16" w:rsidRDefault="009F6F65">
      <w:pPr>
        <w:pStyle w:val="2"/>
        <w:rPr>
          <w:rFonts w:asciiTheme="majorEastAsia" w:hAnsiTheme="majorEastAsia"/>
        </w:rPr>
      </w:pPr>
      <w:bookmarkStart w:id="9" w:name="_Toc487792250"/>
      <w:r>
        <w:t>1.6</w:t>
      </w:r>
      <w:r>
        <w:rPr>
          <w:rFonts w:asciiTheme="majorEastAsia" w:hAnsiTheme="majorEastAsia"/>
          <w:bCs w:val="0"/>
        </w:rPr>
        <w:t>团队优势</w:t>
      </w:r>
      <w:bookmarkEnd w:id="9"/>
    </w:p>
    <w:tbl>
      <w:tblPr>
        <w:tblStyle w:val="af4"/>
        <w:tblW w:w="8296" w:type="dxa"/>
        <w:tblLayout w:type="fixed"/>
        <w:tblLook w:val="04A0" w:firstRow="1" w:lastRow="0" w:firstColumn="1" w:lastColumn="0" w:noHBand="0" w:noVBand="1"/>
      </w:tblPr>
      <w:tblGrid>
        <w:gridCol w:w="1555"/>
        <w:gridCol w:w="3260"/>
        <w:gridCol w:w="3481"/>
      </w:tblGrid>
      <w:tr w:rsidR="00DE3A16" w14:paraId="7A7C8555" w14:textId="77777777">
        <w:tc>
          <w:tcPr>
            <w:tcW w:w="4815" w:type="dxa"/>
            <w:gridSpan w:val="2"/>
          </w:tcPr>
          <w:p w14:paraId="0C5E201A" w14:textId="77777777" w:rsidR="00DE3A16" w:rsidRDefault="009F6F65">
            <w:pPr>
              <w:spacing w:after="0" w:line="240" w:lineRule="auto"/>
              <w:rPr>
                <w:b/>
              </w:rPr>
            </w:pPr>
            <w:r>
              <w:rPr>
                <w:rFonts w:hint="eastAsia"/>
                <w:b/>
              </w:rPr>
              <w:t>团队成员</w:t>
            </w:r>
          </w:p>
        </w:tc>
        <w:tc>
          <w:tcPr>
            <w:tcW w:w="3481" w:type="dxa"/>
          </w:tcPr>
          <w:p w14:paraId="12023A1F" w14:textId="77777777" w:rsidR="00DE3A16" w:rsidRDefault="009F6F65">
            <w:pPr>
              <w:spacing w:after="0" w:line="240" w:lineRule="auto"/>
              <w:rPr>
                <w:b/>
              </w:rPr>
            </w:pPr>
            <w:r>
              <w:rPr>
                <w:rFonts w:hint="eastAsia"/>
                <w:b/>
              </w:rPr>
              <w:t>职责</w:t>
            </w:r>
          </w:p>
        </w:tc>
      </w:tr>
      <w:tr w:rsidR="00DE3A16" w14:paraId="569C1125" w14:textId="77777777">
        <w:tc>
          <w:tcPr>
            <w:tcW w:w="4815" w:type="dxa"/>
            <w:gridSpan w:val="2"/>
          </w:tcPr>
          <w:p w14:paraId="1614186D" w14:textId="77777777" w:rsidR="00DE3A16" w:rsidRDefault="009F6F65">
            <w:pPr>
              <w:widowControl/>
              <w:numPr>
                <w:ilvl w:val="0"/>
                <w:numId w:val="1"/>
              </w:numPr>
              <w:shd w:val="clear" w:color="auto" w:fill="FFFFFF"/>
              <w:spacing w:after="0" w:line="240" w:lineRule="auto"/>
              <w:ind w:left="0"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陶诗韵</w:t>
            </w:r>
          </w:p>
        </w:tc>
        <w:tc>
          <w:tcPr>
            <w:tcW w:w="3481" w:type="dxa"/>
          </w:tcPr>
          <w:p w14:paraId="1BF9BB88" w14:textId="77777777" w:rsidR="00DE3A16" w:rsidRDefault="009F6F65">
            <w:pPr>
              <w:spacing w:after="0" w:line="240" w:lineRule="auto"/>
            </w:pPr>
            <w:r>
              <w:rPr>
                <w:rFonts w:hint="eastAsia"/>
              </w:rPr>
              <w:t>市场分析、项目管理、项目风险预估</w:t>
            </w:r>
          </w:p>
        </w:tc>
      </w:tr>
      <w:tr w:rsidR="00DE3A16" w14:paraId="7D4B52E7" w14:textId="77777777">
        <w:tc>
          <w:tcPr>
            <w:tcW w:w="4815" w:type="dxa"/>
            <w:gridSpan w:val="2"/>
          </w:tcPr>
          <w:p w14:paraId="3C4A8FE2" w14:textId="77777777" w:rsidR="00DE3A16" w:rsidRDefault="009F6F65">
            <w:pPr>
              <w:spacing w:after="0" w:line="240" w:lineRule="auto"/>
            </w:pPr>
            <w:r>
              <w:rPr>
                <w:rFonts w:hint="eastAsia"/>
              </w:rPr>
              <w:t>杨欢</w:t>
            </w:r>
          </w:p>
        </w:tc>
        <w:tc>
          <w:tcPr>
            <w:tcW w:w="3481" w:type="dxa"/>
          </w:tcPr>
          <w:p w14:paraId="137EA9F8" w14:textId="77777777" w:rsidR="00DE3A16" w:rsidRDefault="009F6F65">
            <w:pPr>
              <w:spacing w:after="0" w:line="240" w:lineRule="auto"/>
            </w:pPr>
            <w:r>
              <w:rPr>
                <w:rFonts w:hint="eastAsia"/>
              </w:rPr>
              <w:t>财务管理与分析、团队建设</w:t>
            </w:r>
          </w:p>
        </w:tc>
      </w:tr>
      <w:tr w:rsidR="00DE3A16" w14:paraId="19F9E4A8" w14:textId="77777777">
        <w:tc>
          <w:tcPr>
            <w:tcW w:w="4815" w:type="dxa"/>
            <w:gridSpan w:val="2"/>
          </w:tcPr>
          <w:p w14:paraId="4DB85084" w14:textId="77777777" w:rsidR="00DE3A16" w:rsidRDefault="009F6F65">
            <w:pPr>
              <w:spacing w:after="0" w:line="240" w:lineRule="auto"/>
            </w:pPr>
            <w:r>
              <w:rPr>
                <w:rFonts w:hint="eastAsia"/>
              </w:rPr>
              <w:t>徐志超</w:t>
            </w:r>
          </w:p>
        </w:tc>
        <w:tc>
          <w:tcPr>
            <w:tcW w:w="3481" w:type="dxa"/>
          </w:tcPr>
          <w:p w14:paraId="32F5C7AC" w14:textId="77777777" w:rsidR="00DE3A16" w:rsidRDefault="009F6F65">
            <w:pPr>
              <w:spacing w:after="0" w:line="240" w:lineRule="auto"/>
            </w:pPr>
            <w:r>
              <w:rPr>
                <w:rFonts w:hint="eastAsia"/>
              </w:rPr>
              <w:t>产品经理、资源合作</w:t>
            </w:r>
          </w:p>
        </w:tc>
      </w:tr>
      <w:tr w:rsidR="00DE3A16" w14:paraId="4BC8CA2D" w14:textId="77777777">
        <w:tc>
          <w:tcPr>
            <w:tcW w:w="4815" w:type="dxa"/>
            <w:gridSpan w:val="2"/>
          </w:tcPr>
          <w:p w14:paraId="22C5CC56" w14:textId="77777777" w:rsidR="00DE3A16" w:rsidRDefault="009F6F65">
            <w:pPr>
              <w:spacing w:after="0" w:line="240" w:lineRule="auto"/>
            </w:pPr>
            <w:r>
              <w:rPr>
                <w:rFonts w:hint="eastAsia"/>
              </w:rPr>
              <w:t>张浩哲</w:t>
            </w:r>
          </w:p>
        </w:tc>
        <w:tc>
          <w:tcPr>
            <w:tcW w:w="3481" w:type="dxa"/>
          </w:tcPr>
          <w:p w14:paraId="193CC7C7" w14:textId="77777777" w:rsidR="00DE3A16" w:rsidRDefault="009F6F65">
            <w:pPr>
              <w:spacing w:after="0" w:line="240" w:lineRule="auto"/>
            </w:pPr>
            <w:r>
              <w:rPr>
                <w:rFonts w:hint="eastAsia"/>
              </w:rPr>
              <w:t>产品经理</w:t>
            </w:r>
          </w:p>
        </w:tc>
      </w:tr>
      <w:tr w:rsidR="00DE3A16" w14:paraId="6056A5AD" w14:textId="77777777">
        <w:tc>
          <w:tcPr>
            <w:tcW w:w="4815" w:type="dxa"/>
            <w:gridSpan w:val="2"/>
          </w:tcPr>
          <w:p w14:paraId="7100F29E" w14:textId="77777777" w:rsidR="00DE3A16" w:rsidRDefault="009F6F65">
            <w:pPr>
              <w:widowControl/>
              <w:shd w:val="clear" w:color="auto" w:fill="FFFFFF"/>
              <w:spacing w:after="0" w:line="240" w:lineRule="auto"/>
              <w:ind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李熙铭</w:t>
            </w:r>
          </w:p>
        </w:tc>
        <w:tc>
          <w:tcPr>
            <w:tcW w:w="3481" w:type="dxa"/>
          </w:tcPr>
          <w:p w14:paraId="4C68822C" w14:textId="77777777" w:rsidR="00DE3A16" w:rsidRDefault="009F6F65">
            <w:pPr>
              <w:spacing w:after="0" w:line="240" w:lineRule="auto"/>
            </w:pPr>
            <w:r>
              <w:rPr>
                <w:rFonts w:hint="eastAsia"/>
              </w:rPr>
              <w:t>人工智能算法设计与研究</w:t>
            </w:r>
          </w:p>
        </w:tc>
      </w:tr>
      <w:tr w:rsidR="00DE3A16" w14:paraId="6292BE2B" w14:textId="77777777">
        <w:tc>
          <w:tcPr>
            <w:tcW w:w="4815" w:type="dxa"/>
            <w:gridSpan w:val="2"/>
          </w:tcPr>
          <w:p w14:paraId="771ED9ED" w14:textId="77777777" w:rsidR="00DE3A16" w:rsidRDefault="009F6F65">
            <w:pPr>
              <w:spacing w:after="0" w:line="240" w:lineRule="auto"/>
            </w:pPr>
            <w:r>
              <w:rPr>
                <w:rFonts w:hint="eastAsia"/>
              </w:rPr>
              <w:t>万家兵</w:t>
            </w:r>
          </w:p>
        </w:tc>
        <w:tc>
          <w:tcPr>
            <w:tcW w:w="3481" w:type="dxa"/>
          </w:tcPr>
          <w:p w14:paraId="759B5181" w14:textId="77777777" w:rsidR="00DE3A16" w:rsidRDefault="009F6F65">
            <w:pPr>
              <w:spacing w:after="0" w:line="240" w:lineRule="auto"/>
            </w:pPr>
            <w:r>
              <w:rPr>
                <w:rFonts w:hint="eastAsia"/>
              </w:rPr>
              <w:t>人工智能算法设计与研究</w:t>
            </w:r>
          </w:p>
        </w:tc>
      </w:tr>
      <w:tr w:rsidR="00DE3A16" w14:paraId="6D716D47" w14:textId="77777777">
        <w:tc>
          <w:tcPr>
            <w:tcW w:w="4815" w:type="dxa"/>
            <w:gridSpan w:val="2"/>
          </w:tcPr>
          <w:p w14:paraId="32965EA6" w14:textId="77777777" w:rsidR="00DE3A16" w:rsidRDefault="009F6F65">
            <w:pPr>
              <w:spacing w:after="0" w:line="240" w:lineRule="auto"/>
            </w:pPr>
            <w:r>
              <w:rPr>
                <w:rFonts w:hint="eastAsia"/>
              </w:rPr>
              <w:t>李小民</w:t>
            </w:r>
          </w:p>
        </w:tc>
        <w:tc>
          <w:tcPr>
            <w:tcW w:w="3481" w:type="dxa"/>
          </w:tcPr>
          <w:p w14:paraId="4DB9D6C7" w14:textId="77777777" w:rsidR="00DE3A16" w:rsidRDefault="009F6F65">
            <w:pPr>
              <w:spacing w:after="0" w:line="240" w:lineRule="auto"/>
            </w:pPr>
            <w:r>
              <w:rPr>
                <w:rFonts w:hint="eastAsia"/>
              </w:rPr>
              <w:t>人工智能算法设计与研究</w:t>
            </w:r>
          </w:p>
        </w:tc>
      </w:tr>
      <w:tr w:rsidR="00DE3A16" w14:paraId="30DA06C8" w14:textId="77777777">
        <w:tc>
          <w:tcPr>
            <w:tcW w:w="4815" w:type="dxa"/>
            <w:gridSpan w:val="2"/>
          </w:tcPr>
          <w:p w14:paraId="337A2698" w14:textId="77777777" w:rsidR="00DE3A16" w:rsidRDefault="009F6F65">
            <w:pPr>
              <w:spacing w:after="0" w:line="240" w:lineRule="auto"/>
            </w:pPr>
            <w:r>
              <w:rPr>
                <w:rFonts w:hint="eastAsia"/>
              </w:rPr>
              <w:t>魏泽毅</w:t>
            </w:r>
          </w:p>
        </w:tc>
        <w:tc>
          <w:tcPr>
            <w:tcW w:w="3481" w:type="dxa"/>
          </w:tcPr>
          <w:p w14:paraId="70275AF9" w14:textId="77777777" w:rsidR="00DE3A16" w:rsidRDefault="009F6F65">
            <w:pPr>
              <w:spacing w:after="0" w:line="240" w:lineRule="auto"/>
            </w:pPr>
            <w:r>
              <w:rPr>
                <w:rFonts w:hint="eastAsia"/>
              </w:rPr>
              <w:t>产品开发</w:t>
            </w:r>
          </w:p>
        </w:tc>
      </w:tr>
      <w:tr w:rsidR="00DE3A16" w14:paraId="4BC05FD6" w14:textId="77777777">
        <w:tc>
          <w:tcPr>
            <w:tcW w:w="4815" w:type="dxa"/>
            <w:gridSpan w:val="2"/>
          </w:tcPr>
          <w:p w14:paraId="3742F81B" w14:textId="77777777" w:rsidR="00DE3A16" w:rsidRDefault="009F6F65">
            <w:pPr>
              <w:spacing w:after="0" w:line="240" w:lineRule="auto"/>
            </w:pPr>
            <w:r>
              <w:rPr>
                <w:rFonts w:hint="eastAsia"/>
              </w:rPr>
              <w:t>朱陈超</w:t>
            </w:r>
          </w:p>
        </w:tc>
        <w:tc>
          <w:tcPr>
            <w:tcW w:w="3481" w:type="dxa"/>
          </w:tcPr>
          <w:p w14:paraId="1F34E84C" w14:textId="77777777" w:rsidR="00DE3A16" w:rsidRDefault="009F6F65">
            <w:pPr>
              <w:spacing w:after="0" w:line="240" w:lineRule="auto"/>
            </w:pPr>
            <w:r>
              <w:rPr>
                <w:rFonts w:hint="eastAsia"/>
              </w:rPr>
              <w:t>产品开发</w:t>
            </w:r>
          </w:p>
        </w:tc>
      </w:tr>
      <w:tr w:rsidR="00DE3A16" w14:paraId="1EAC335A" w14:textId="77777777">
        <w:tc>
          <w:tcPr>
            <w:tcW w:w="1555" w:type="dxa"/>
          </w:tcPr>
          <w:p w14:paraId="2E295F5F" w14:textId="77777777" w:rsidR="00DE3A16" w:rsidRDefault="009F6F65">
            <w:pPr>
              <w:spacing w:after="0" w:line="240" w:lineRule="auto"/>
            </w:pPr>
            <w:r>
              <w:rPr>
                <w:rFonts w:hint="eastAsia"/>
                <w:b/>
              </w:rPr>
              <w:t>指导老师</w:t>
            </w:r>
          </w:p>
        </w:tc>
        <w:tc>
          <w:tcPr>
            <w:tcW w:w="3260" w:type="dxa"/>
          </w:tcPr>
          <w:p w14:paraId="043C960F" w14:textId="77777777" w:rsidR="00DE3A16" w:rsidRDefault="009F6F65">
            <w:pPr>
              <w:spacing w:after="0" w:line="240" w:lineRule="auto"/>
              <w:rPr>
                <w:b/>
              </w:rPr>
            </w:pPr>
            <w:r>
              <w:rPr>
                <w:rFonts w:hint="eastAsia"/>
                <w:b/>
              </w:rPr>
              <w:t>介绍</w:t>
            </w:r>
          </w:p>
        </w:tc>
        <w:tc>
          <w:tcPr>
            <w:tcW w:w="3481" w:type="dxa"/>
          </w:tcPr>
          <w:p w14:paraId="2355690F" w14:textId="77777777" w:rsidR="00DE3A16" w:rsidRDefault="009F6F65">
            <w:pPr>
              <w:spacing w:after="0" w:line="240" w:lineRule="auto"/>
              <w:rPr>
                <w:b/>
              </w:rPr>
            </w:pPr>
            <w:r>
              <w:rPr>
                <w:rFonts w:hint="eastAsia"/>
                <w:b/>
              </w:rPr>
              <w:t>指导内容</w:t>
            </w:r>
          </w:p>
        </w:tc>
      </w:tr>
      <w:tr w:rsidR="00DE3A16" w14:paraId="1689CF40" w14:textId="77777777">
        <w:tc>
          <w:tcPr>
            <w:tcW w:w="1555" w:type="dxa"/>
          </w:tcPr>
          <w:p w14:paraId="4F3AC170" w14:textId="77777777" w:rsidR="00DE3A16" w:rsidRDefault="009F6F65">
            <w:pPr>
              <w:spacing w:after="0" w:line="240" w:lineRule="auto"/>
            </w:pPr>
            <w:r>
              <w:rPr>
                <w:rFonts w:ascii="微软雅黑" w:hAnsi="微软雅黑"/>
                <w:color w:val="4A4A4A"/>
                <w:szCs w:val="21"/>
                <w:shd w:val="clear" w:color="auto" w:fill="FFFFFF"/>
              </w:rPr>
              <w:t>徐昊</w:t>
            </w:r>
          </w:p>
        </w:tc>
        <w:tc>
          <w:tcPr>
            <w:tcW w:w="3260" w:type="dxa"/>
          </w:tcPr>
          <w:p w14:paraId="1C1BB2F1" w14:textId="77777777" w:rsidR="00DE3A16" w:rsidRDefault="009F6F65">
            <w:pPr>
              <w:spacing w:after="0" w:line="240" w:lineRule="auto"/>
            </w:pPr>
            <w:r>
              <w:rPr>
                <w:rFonts w:hint="eastAsia"/>
              </w:rPr>
              <w:t>吉林大学公共计算机学院副教授</w:t>
            </w:r>
          </w:p>
          <w:p w14:paraId="6DAC8570" w14:textId="77777777" w:rsidR="00DE3A16" w:rsidRDefault="009F6F65">
            <w:pPr>
              <w:spacing w:after="0" w:line="240" w:lineRule="auto"/>
            </w:pPr>
            <w:r>
              <w:rPr>
                <w:rFonts w:hint="eastAsia"/>
              </w:rPr>
              <w:t>研究方向：知识图谱、语义分析</w:t>
            </w:r>
          </w:p>
        </w:tc>
        <w:tc>
          <w:tcPr>
            <w:tcW w:w="3481" w:type="dxa"/>
          </w:tcPr>
          <w:p w14:paraId="0E881B3E" w14:textId="77777777" w:rsidR="00DE3A16" w:rsidRDefault="009F6F65">
            <w:pPr>
              <w:spacing w:after="0" w:line="240" w:lineRule="auto"/>
            </w:pPr>
            <w:r>
              <w:rPr>
                <w:rFonts w:hint="eastAsia"/>
              </w:rPr>
              <w:t>算法研究</w:t>
            </w:r>
          </w:p>
        </w:tc>
      </w:tr>
      <w:tr w:rsidR="00DE3A16" w14:paraId="3F769533" w14:textId="77777777">
        <w:tc>
          <w:tcPr>
            <w:tcW w:w="1555" w:type="dxa"/>
          </w:tcPr>
          <w:p w14:paraId="3FE086CB" w14:textId="77777777" w:rsidR="00DE3A16" w:rsidRDefault="009F6F65">
            <w:pPr>
              <w:spacing w:after="0" w:line="240" w:lineRule="auto"/>
            </w:pPr>
            <w:r>
              <w:rPr>
                <w:rFonts w:ascii="微软雅黑" w:hAnsi="微软雅黑"/>
                <w:color w:val="4A4A4A"/>
                <w:szCs w:val="21"/>
                <w:shd w:val="clear" w:color="auto" w:fill="FFFFFF"/>
              </w:rPr>
              <w:t>周柏翔</w:t>
            </w:r>
          </w:p>
        </w:tc>
        <w:tc>
          <w:tcPr>
            <w:tcW w:w="3260" w:type="dxa"/>
          </w:tcPr>
          <w:p w14:paraId="239FEA99" w14:textId="77777777" w:rsidR="00DE3A16" w:rsidRDefault="009F6F65">
            <w:pPr>
              <w:spacing w:after="0" w:line="240" w:lineRule="auto"/>
              <w:rPr>
                <w:color w:val="333333"/>
                <w:szCs w:val="21"/>
                <w:shd w:val="clear" w:color="auto" w:fill="FFFFFF"/>
              </w:rPr>
            </w:pPr>
            <w:r>
              <w:rPr>
                <w:rFonts w:hint="eastAsia"/>
                <w:color w:val="333333"/>
                <w:szCs w:val="21"/>
                <w:shd w:val="clear" w:color="auto" w:fill="FFFFFF"/>
              </w:rPr>
              <w:t>管理学院</w:t>
            </w:r>
            <w:r>
              <w:rPr>
                <w:rFonts w:hint="eastAsia"/>
                <w:color w:val="333333"/>
                <w:szCs w:val="21"/>
                <w:shd w:val="clear" w:color="auto" w:fill="FFFFFF"/>
              </w:rPr>
              <w:t xml:space="preserve"> </w:t>
            </w:r>
            <w:r>
              <w:rPr>
                <w:rFonts w:hint="eastAsia"/>
                <w:color w:val="333333"/>
                <w:szCs w:val="21"/>
                <w:shd w:val="clear" w:color="auto" w:fill="FFFFFF"/>
              </w:rPr>
              <w:t>教授</w:t>
            </w:r>
          </w:p>
          <w:p w14:paraId="48F7A2AF" w14:textId="77777777" w:rsidR="00DE3A16" w:rsidRDefault="009F6F65">
            <w:pPr>
              <w:spacing w:after="0" w:line="240" w:lineRule="auto"/>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Pr>
          <w:p w14:paraId="5F28E8C4" w14:textId="77777777" w:rsidR="00DE3A16" w:rsidRDefault="009F6F65">
            <w:pPr>
              <w:spacing w:after="0" w:line="240" w:lineRule="auto"/>
            </w:pPr>
            <w:r>
              <w:rPr>
                <w:rFonts w:hint="eastAsia"/>
              </w:rPr>
              <w:t>企业管理、市场运营</w:t>
            </w:r>
          </w:p>
        </w:tc>
      </w:tr>
      <w:tr w:rsidR="00DE3A16" w14:paraId="43E163F0" w14:textId="77777777">
        <w:tc>
          <w:tcPr>
            <w:tcW w:w="1555" w:type="dxa"/>
          </w:tcPr>
          <w:p w14:paraId="434691E1" w14:textId="77777777" w:rsidR="00DE3A16" w:rsidRDefault="009F6F65">
            <w:pPr>
              <w:spacing w:after="0" w:line="240" w:lineRule="auto"/>
            </w:pPr>
            <w:r>
              <w:rPr>
                <w:rFonts w:ascii="微软雅黑" w:hAnsi="微软雅黑"/>
                <w:color w:val="4A4A4A"/>
                <w:szCs w:val="21"/>
                <w:shd w:val="clear" w:color="auto" w:fill="FFFFFF"/>
              </w:rPr>
              <w:t>刘元喜</w:t>
            </w:r>
          </w:p>
        </w:tc>
        <w:tc>
          <w:tcPr>
            <w:tcW w:w="3260" w:type="dxa"/>
          </w:tcPr>
          <w:p w14:paraId="0557421A" w14:textId="77777777" w:rsidR="00DE3A16" w:rsidRDefault="009F6F65">
            <w:pPr>
              <w:spacing w:after="0" w:line="240" w:lineRule="auto"/>
            </w:pPr>
            <w:r>
              <w:rPr>
                <w:rFonts w:hint="eastAsia"/>
              </w:rPr>
              <w:t>玖玖网络</w:t>
            </w:r>
            <w:r>
              <w:rPr>
                <w:rFonts w:hint="eastAsia"/>
              </w:rPr>
              <w:t xml:space="preserve"> CEO</w:t>
            </w:r>
          </w:p>
        </w:tc>
        <w:tc>
          <w:tcPr>
            <w:tcW w:w="3481" w:type="dxa"/>
          </w:tcPr>
          <w:p w14:paraId="7F8F9F5B" w14:textId="77777777" w:rsidR="00DE3A16" w:rsidRDefault="009F6F65">
            <w:pPr>
              <w:spacing w:after="0" w:line="240" w:lineRule="auto"/>
            </w:pPr>
            <w:r>
              <w:rPr>
                <w:rFonts w:hint="eastAsia"/>
              </w:rPr>
              <w:t>企业管理、产品开发</w:t>
            </w:r>
          </w:p>
        </w:tc>
      </w:tr>
    </w:tbl>
    <w:p w14:paraId="38C3CE06" w14:textId="77777777" w:rsidR="00DE3A16" w:rsidRDefault="009F6F65" w:rsidP="000C0079">
      <w:pPr>
        <w:ind w:left="3360" w:firstLine="420"/>
        <w:rPr>
          <w:ins w:id="10" w:author="lixiaomin" w:date="2017-07-14T12:04:00Z"/>
          <w:rFonts w:ascii="宋体" w:eastAsia="宋体" w:hAnsi="宋体" w:cs="宋体"/>
          <w:szCs w:val="21"/>
        </w:rPr>
      </w:pPr>
      <w:r>
        <w:rPr>
          <w:rFonts w:ascii="宋体" w:eastAsia="宋体" w:hAnsi="宋体" w:cs="宋体" w:hint="eastAsia"/>
          <w:szCs w:val="21"/>
        </w:rPr>
        <w:t>表1 团队成员介绍</w:t>
      </w:r>
    </w:p>
    <w:p w14:paraId="4AC37BDE" w14:textId="77777777" w:rsidR="00DE3A16" w:rsidRPr="00A72B41" w:rsidRDefault="009F6F65">
      <w:pPr>
        <w:ind w:firstLineChars="200" w:firstLine="560"/>
        <w:rPr>
          <w:rFonts w:ascii="仿宋" w:eastAsia="仿宋" w:hAnsi="仿宋" w:cs="仿宋"/>
          <w:sz w:val="28"/>
          <w:szCs w:val="28"/>
        </w:rPr>
      </w:pPr>
      <w:r w:rsidRPr="00A72B41">
        <w:rPr>
          <w:rFonts w:ascii="仿宋" w:eastAsia="仿宋" w:hAnsi="仿宋" w:cs="仿宋" w:hint="eastAsia"/>
          <w:sz w:val="28"/>
          <w:szCs w:val="28"/>
        </w:rPr>
        <w:t>团队成员一共</w:t>
      </w:r>
      <w:r w:rsidRPr="00A72B41">
        <w:rPr>
          <w:rFonts w:ascii="仿宋" w:eastAsia="仿宋" w:hAnsi="仿宋" w:cs="仿宋"/>
          <w:sz w:val="28"/>
          <w:szCs w:val="28"/>
        </w:rPr>
        <w:t>9人，其中5</w:t>
      </w:r>
      <w:r w:rsidRPr="00847C16">
        <w:rPr>
          <w:rFonts w:ascii="仿宋" w:eastAsia="仿宋" w:hAnsi="仿宋" w:cs="仿宋"/>
          <w:sz w:val="28"/>
          <w:szCs w:val="28"/>
        </w:rPr>
        <w:t>人负责项目的开发，</w:t>
      </w:r>
      <w:r w:rsidRPr="005B7D54">
        <w:rPr>
          <w:rFonts w:ascii="仿宋" w:eastAsia="仿宋" w:hAnsi="仿宋" w:cs="仿宋"/>
          <w:sz w:val="28"/>
          <w:szCs w:val="28"/>
        </w:rPr>
        <w:t>2人负责产品设计与规划，</w:t>
      </w:r>
      <w:r w:rsidRPr="000C0079">
        <w:rPr>
          <w:rFonts w:ascii="仿宋" w:eastAsia="仿宋" w:hAnsi="仿宋" w:cs="仿宋"/>
          <w:sz w:val="28"/>
          <w:szCs w:val="28"/>
        </w:rPr>
        <w:t>2</w:t>
      </w:r>
      <w:r w:rsidRPr="000C0079">
        <w:rPr>
          <w:rFonts w:ascii="仿宋" w:eastAsia="仿宋" w:hAnsi="仿宋" w:cs="仿宋" w:hint="eastAsia"/>
          <w:sz w:val="28"/>
          <w:szCs w:val="28"/>
        </w:rPr>
        <w:t>人负责财务与管理里。本团队以技术人员为核心，追求将高端技术应用与市场。团队自身具备基础研发能力，可以快速实现产品由设计到落地。</w:t>
      </w:r>
    </w:p>
    <w:p w14:paraId="4873DC9F" w14:textId="77777777" w:rsidR="00DE3A16" w:rsidRDefault="009F6F65">
      <w:pPr>
        <w:pStyle w:val="1"/>
      </w:pPr>
      <w:bookmarkStart w:id="11" w:name="_Toc487792251"/>
      <w:r>
        <w:rPr>
          <w:rFonts w:hint="eastAsia"/>
        </w:rPr>
        <w:lastRenderedPageBreak/>
        <w:t>二、产品介绍</w:t>
      </w:r>
      <w:bookmarkEnd w:id="11"/>
    </w:p>
    <w:p w14:paraId="1FE3ABF6" w14:textId="77777777" w:rsidR="00DE3A16" w:rsidRDefault="009F6F65">
      <w:pPr>
        <w:pStyle w:val="2"/>
      </w:pPr>
      <w:bookmarkStart w:id="12" w:name="_Toc487792252"/>
      <w:r>
        <w:rPr>
          <w:rFonts w:hint="eastAsia"/>
        </w:rPr>
        <w:t>2.1</w:t>
      </w:r>
      <w:r>
        <w:rPr>
          <w:rFonts w:hint="eastAsia"/>
        </w:rPr>
        <w:t>产品研发背景</w:t>
      </w:r>
      <w:bookmarkEnd w:id="12"/>
    </w:p>
    <w:p w14:paraId="7C48BAEE" w14:textId="77777777" w:rsidR="00DE3A16" w:rsidRDefault="009F6F65">
      <w:pPr>
        <w:ind w:firstLine="420"/>
        <w:rPr>
          <w:rFonts w:ascii="仿宋" w:eastAsia="仿宋" w:hAnsi="仿宋"/>
          <w:sz w:val="28"/>
          <w:szCs w:val="28"/>
        </w:rPr>
      </w:pPr>
      <w:r>
        <w:rPr>
          <w:rFonts w:ascii="仿宋" w:eastAsia="仿宋" w:hAnsi="仿宋" w:hint="eastAsia"/>
          <w:sz w:val="28"/>
          <w:szCs w:val="28"/>
        </w:rPr>
        <w:t>当代大学生“就业难”现象普遍（详见附录C）。除去招聘信息不对等、供求不均衡等客观因素外，应届毕业生自身的原因也不容忽视：</w:t>
      </w:r>
    </w:p>
    <w:p w14:paraId="0D383001" w14:textId="77777777" w:rsidR="00DE3A16" w:rsidRDefault="009F6F65">
      <w:pPr>
        <w:ind w:firstLine="420"/>
        <w:rPr>
          <w:rFonts w:ascii="仿宋" w:eastAsia="仿宋" w:hAnsi="仿宋"/>
          <w:sz w:val="28"/>
          <w:szCs w:val="28"/>
        </w:rPr>
      </w:pPr>
      <w:r>
        <w:rPr>
          <w:rFonts w:ascii="仿宋" w:eastAsia="仿宋" w:hAnsi="仿宋" w:hint="eastAsia"/>
          <w:sz w:val="28"/>
          <w:szCs w:val="28"/>
        </w:rPr>
        <w:t>毕业生的能力素质与用人单位的要求存在较大差距。很多毕业生在综合性的高校培养体系下，可以具备基础能力，但对于公司所需要的进阶技能并无涉猎。一些职场所需的“软实力”更是欠缺。</w:t>
      </w:r>
    </w:p>
    <w:p w14:paraId="3F964D70" w14:textId="77777777" w:rsidR="00DE3A16" w:rsidRDefault="009F6F65">
      <w:pPr>
        <w:ind w:firstLine="420"/>
        <w:rPr>
          <w:rFonts w:ascii="仿宋" w:eastAsia="仿宋" w:hAnsi="仿宋"/>
          <w:sz w:val="28"/>
          <w:szCs w:val="28"/>
        </w:rPr>
      </w:pPr>
      <w:r>
        <w:rPr>
          <w:rFonts w:ascii="仿宋" w:eastAsia="仿宋" w:hAnsi="仿宋" w:hint="eastAsia"/>
          <w:sz w:val="28"/>
          <w:szCs w:val="28"/>
        </w:rPr>
        <w:t>这一现状的原因主要有：</w:t>
      </w:r>
    </w:p>
    <w:p w14:paraId="04258893" w14:textId="77777777" w:rsidR="00DE3A16" w:rsidRDefault="009F6F65">
      <w:pPr>
        <w:ind w:firstLine="420"/>
        <w:rPr>
          <w:rFonts w:ascii="仿宋" w:eastAsia="仿宋" w:hAnsi="仿宋"/>
          <w:sz w:val="28"/>
          <w:szCs w:val="28"/>
        </w:rPr>
      </w:pPr>
      <w:r>
        <w:rPr>
          <w:rFonts w:ascii="仿宋" w:eastAsia="仿宋" w:hAnsi="仿宋" w:hint="eastAsia"/>
          <w:sz w:val="28"/>
          <w:szCs w:val="28"/>
        </w:rPr>
        <w:t>1</w:t>
      </w:r>
      <w:r>
        <w:rPr>
          <w:rFonts w:ascii="仿宋" w:eastAsia="仿宋" w:hAnsi="仿宋"/>
          <w:sz w:val="28"/>
          <w:szCs w:val="28"/>
        </w:rPr>
        <w:t>.</w:t>
      </w:r>
      <w:r>
        <w:rPr>
          <w:rFonts w:ascii="仿宋" w:eastAsia="仿宋" w:hAnsi="仿宋" w:hint="eastAsia"/>
          <w:sz w:val="28"/>
          <w:szCs w:val="28"/>
        </w:rPr>
        <w:t>学生在校期间信息相对闭塞，无法把握社会的发展方向。</w:t>
      </w:r>
    </w:p>
    <w:p w14:paraId="2EF51C70" w14:textId="77777777" w:rsidR="00DE3A16" w:rsidRDefault="009F6F65">
      <w:pPr>
        <w:ind w:firstLine="420"/>
        <w:rPr>
          <w:rFonts w:ascii="仿宋" w:eastAsia="仿宋" w:hAnsi="仿宋"/>
          <w:sz w:val="28"/>
          <w:szCs w:val="28"/>
        </w:rPr>
      </w:pPr>
      <w:r>
        <w:rPr>
          <w:rFonts w:ascii="仿宋" w:eastAsia="仿宋" w:hAnsi="仿宋"/>
          <w:sz w:val="28"/>
          <w:szCs w:val="28"/>
        </w:rPr>
        <w:t>2.</w:t>
      </w:r>
      <w:r>
        <w:rPr>
          <w:rFonts w:ascii="仿宋" w:eastAsia="仿宋" w:hAnsi="仿宋" w:hint="eastAsia"/>
          <w:sz w:val="28"/>
          <w:szCs w:val="28"/>
        </w:rPr>
        <w:t>学生缺乏主动性去对自己的未来进行规划与了解。</w:t>
      </w:r>
    </w:p>
    <w:p w14:paraId="0C50AE89" w14:textId="77777777" w:rsidR="00DE3A16" w:rsidRDefault="009F6F65">
      <w:pPr>
        <w:ind w:firstLine="420"/>
        <w:rPr>
          <w:rFonts w:ascii="仿宋" w:eastAsia="仿宋" w:hAnsi="仿宋"/>
          <w:sz w:val="28"/>
          <w:szCs w:val="28"/>
        </w:rPr>
      </w:pPr>
      <w:r>
        <w:rPr>
          <w:rFonts w:ascii="仿宋" w:eastAsia="仿宋" w:hAnsi="仿宋" w:hint="eastAsia"/>
          <w:sz w:val="28"/>
          <w:szCs w:val="28"/>
        </w:rPr>
        <w:t>这两点导致了高校学生毕业时自身能力与企业要求不对等，难以找到满意的工作。</w:t>
      </w:r>
    </w:p>
    <w:p w14:paraId="0E4479F1" w14:textId="77777777" w:rsidR="00DE3A16" w:rsidRDefault="009F6F65">
      <w:pPr>
        <w:spacing w:line="300" w:lineRule="auto"/>
        <w:ind w:firstLine="420"/>
        <w:rPr>
          <w:rFonts w:ascii="仿宋" w:eastAsia="仿宋" w:hAnsi="仿宋"/>
          <w:sz w:val="28"/>
          <w:szCs w:val="28"/>
        </w:rPr>
      </w:pPr>
      <w:r>
        <w:rPr>
          <w:rFonts w:ascii="仿宋" w:eastAsia="仿宋" w:hAnsi="仿宋" w:hint="eastAsia"/>
          <w:sz w:val="28"/>
          <w:szCs w:val="28"/>
        </w:rPr>
        <w:t>然而，让一个在校生“把握社会方向”，“制定长期而有效的发展规划”，是一件几乎不可能完成的任务。所以解决问题的重点不是让大学生了解方向，而是让学生找到专业中他们感兴趣的发展方向。兴趣是一种无形的动力，找到兴趣点之后，用户的学习积极性、目标性将会大幅度提升。用户的内驱力所带来的能力提升，会将“就业难”迎刃而解。</w:t>
      </w:r>
    </w:p>
    <w:p w14:paraId="7406C08E" w14:textId="77777777" w:rsidR="00DE3A16" w:rsidRDefault="009F6F65">
      <w:pPr>
        <w:spacing w:line="300" w:lineRule="auto"/>
        <w:ind w:firstLine="420"/>
        <w:rPr>
          <w:rFonts w:ascii="仿宋" w:eastAsia="仿宋" w:hAnsi="仿宋"/>
          <w:sz w:val="28"/>
          <w:szCs w:val="28"/>
        </w:rPr>
      </w:pPr>
      <w:r>
        <w:rPr>
          <w:rFonts w:ascii="仿宋" w:eastAsia="仿宋" w:hAnsi="仿宋" w:hint="eastAsia"/>
          <w:sz w:val="28"/>
          <w:szCs w:val="28"/>
        </w:rPr>
        <w:t>这又带来了另一个问题，绝大多数人对自己的兴趣其实是缺乏一个清晰的认知的。那么如何发掘出用户的兴趣？如何在了解到兴趣后</w:t>
      </w:r>
      <w:r>
        <w:rPr>
          <w:rFonts w:ascii="仿宋" w:eastAsia="仿宋" w:hAnsi="仿宋" w:hint="eastAsia"/>
          <w:sz w:val="28"/>
          <w:szCs w:val="28"/>
        </w:rPr>
        <w:lastRenderedPageBreak/>
        <w:t>判断这个用户到底适合做什么？</w:t>
      </w:r>
    </w:p>
    <w:p w14:paraId="4215F5A8" w14:textId="77777777" w:rsidR="00DE3A16" w:rsidRDefault="009F6F65">
      <w:pPr>
        <w:spacing w:line="300" w:lineRule="auto"/>
        <w:ind w:firstLine="420"/>
        <w:rPr>
          <w:rFonts w:ascii="仿宋" w:eastAsia="仿宋" w:hAnsi="仿宋"/>
          <w:sz w:val="28"/>
          <w:szCs w:val="28"/>
        </w:rPr>
      </w:pPr>
      <w:r>
        <w:rPr>
          <w:rFonts w:ascii="仿宋" w:eastAsia="仿宋" w:hAnsi="仿宋" w:hint="eastAsia"/>
          <w:sz w:val="28"/>
          <w:szCs w:val="28"/>
        </w:rPr>
        <w:t>本项目使用“人工智能”技术，借助互联网的长期性、个性化、资源共享性打造一款“</w:t>
      </w:r>
      <w:r>
        <w:rPr>
          <w:rFonts w:ascii="仿宋" w:eastAsia="仿宋" w:hAnsi="仿宋"/>
          <w:sz w:val="28"/>
          <w:szCs w:val="28"/>
        </w:rPr>
        <w:t>基于人工智能的大学生私人导师</w:t>
      </w:r>
      <w:r>
        <w:rPr>
          <w:rFonts w:ascii="仿宋" w:eastAsia="仿宋" w:hAnsi="仿宋" w:hint="eastAsia"/>
          <w:sz w:val="28"/>
          <w:szCs w:val="28"/>
        </w:rPr>
        <w:t>”，力求帮助每个在校计算机相关专业的大学生了解计算机的多种职业方向，根据用户的兴趣，能力，价值观三种维度的数据，选择出最适合用户的职位，并量化该职位所需要的能力要求，为用户匹配个性的能力提升方案。成为 “全程陪伴”与“私人定制”式的大学生导师。</w:t>
      </w:r>
    </w:p>
    <w:p w14:paraId="5F7E016D" w14:textId="77777777" w:rsidR="00DE3A16" w:rsidRDefault="009F6F65">
      <w:pPr>
        <w:pStyle w:val="2"/>
      </w:pPr>
      <w:bookmarkStart w:id="13" w:name="_Toc487792253"/>
      <w:r>
        <w:rPr>
          <w:rFonts w:hint="eastAsia"/>
        </w:rPr>
        <w:t>2.2</w:t>
      </w:r>
      <w:r>
        <w:rPr>
          <w:rFonts w:hint="eastAsia"/>
        </w:rPr>
        <w:t>用户需求描述</w:t>
      </w:r>
      <w:bookmarkEnd w:id="13"/>
    </w:p>
    <w:p w14:paraId="000992CF" w14:textId="77777777" w:rsidR="00DE3A16" w:rsidRDefault="009F6F65">
      <w:pPr>
        <w:ind w:firstLine="420"/>
        <w:rPr>
          <w:rFonts w:ascii="仿宋" w:eastAsia="仿宋" w:hAnsi="仿宋"/>
          <w:sz w:val="28"/>
          <w:szCs w:val="28"/>
        </w:rPr>
      </w:pPr>
      <w:r>
        <w:rPr>
          <w:rFonts w:ascii="仿宋" w:eastAsia="仿宋" w:hAnsi="仿宋" w:hint="eastAsia"/>
          <w:sz w:val="28"/>
          <w:szCs w:val="28"/>
        </w:rPr>
        <w:t>很多计算机相关专业大学生在校期间没有途径发掘自己的兴趣和目标，在面对计算机专业从硬件到算法再到应用的广泛课程中，不知道自己是为了什么而学，最终学的忙碌而盲目，缺乏效率。当代大学生迫切地想解决“迷茫”。</w:t>
      </w:r>
    </w:p>
    <w:p w14:paraId="0A51CB5F" w14:textId="77777777" w:rsidR="00DE3A16" w:rsidRDefault="009F6F65">
      <w:pPr>
        <w:ind w:firstLine="420"/>
        <w:rPr>
          <w:rFonts w:ascii="仿宋" w:eastAsia="仿宋" w:hAnsi="仿宋"/>
          <w:sz w:val="28"/>
          <w:szCs w:val="28"/>
        </w:rPr>
      </w:pPr>
      <w:r>
        <w:rPr>
          <w:rFonts w:ascii="仿宋" w:eastAsia="仿宋" w:hAnsi="仿宋" w:hint="eastAsia"/>
          <w:sz w:val="28"/>
          <w:szCs w:val="28"/>
        </w:rPr>
        <w:t>这种迷茫可以根据阶段的不同分为以下几点：</w:t>
      </w:r>
    </w:p>
    <w:p w14:paraId="7EF3A984" w14:textId="77777777" w:rsidR="00DE3A16" w:rsidRDefault="009F6F65">
      <w:pPr>
        <w:ind w:left="420" w:firstLine="420"/>
        <w:rPr>
          <w:rFonts w:ascii="仿宋" w:eastAsia="仿宋" w:hAnsi="仿宋"/>
          <w:sz w:val="28"/>
          <w:szCs w:val="28"/>
        </w:rPr>
      </w:pPr>
      <w:r>
        <w:rPr>
          <w:rFonts w:ascii="仿宋" w:eastAsia="仿宋" w:hAnsi="仿宋" w:hint="eastAsia"/>
          <w:sz w:val="28"/>
          <w:szCs w:val="28"/>
        </w:rPr>
        <w:t>阶段一：我适合做什么？</w:t>
      </w:r>
    </w:p>
    <w:p w14:paraId="64BB28AD" w14:textId="77777777" w:rsidR="00DE3A16" w:rsidRDefault="009F6F65">
      <w:pPr>
        <w:rPr>
          <w:rFonts w:ascii="仿宋" w:eastAsia="仿宋" w:hAnsi="仿宋"/>
          <w:sz w:val="28"/>
          <w:szCs w:val="28"/>
        </w:rPr>
      </w:pPr>
      <w:r>
        <w:rPr>
          <w:rFonts w:ascii="仿宋" w:eastAsia="仿宋" w:hAnsi="仿宋"/>
          <w:sz w:val="28"/>
          <w:szCs w:val="28"/>
        </w:rPr>
        <w:tab/>
      </w:r>
      <w:r>
        <w:rPr>
          <w:rFonts w:ascii="仿宋" w:eastAsia="仿宋" w:hAnsi="仿宋"/>
          <w:sz w:val="28"/>
          <w:szCs w:val="28"/>
        </w:rPr>
        <w:tab/>
      </w:r>
      <w:r>
        <w:rPr>
          <w:rFonts w:ascii="仿宋" w:eastAsia="仿宋" w:hAnsi="仿宋" w:hint="eastAsia"/>
          <w:sz w:val="28"/>
          <w:szCs w:val="28"/>
        </w:rPr>
        <w:t>阶段二：我的专业毕业都有哪些职位？</w:t>
      </w:r>
    </w:p>
    <w:p w14:paraId="7B14690F" w14:textId="77777777" w:rsidR="00DE3A16" w:rsidRDefault="009F6F65">
      <w:pPr>
        <w:rPr>
          <w:rFonts w:ascii="仿宋" w:eastAsia="仿宋" w:hAnsi="仿宋"/>
          <w:sz w:val="28"/>
          <w:szCs w:val="28"/>
        </w:rPr>
      </w:pPr>
      <w:r>
        <w:rPr>
          <w:rFonts w:ascii="仿宋" w:eastAsia="仿宋" w:hAnsi="仿宋"/>
          <w:sz w:val="28"/>
          <w:szCs w:val="28"/>
        </w:rPr>
        <w:tab/>
      </w:r>
      <w:r>
        <w:rPr>
          <w:rFonts w:ascii="仿宋" w:eastAsia="仿宋" w:hAnsi="仿宋"/>
          <w:sz w:val="28"/>
          <w:szCs w:val="28"/>
        </w:rPr>
        <w:tab/>
      </w:r>
      <w:r>
        <w:rPr>
          <w:rFonts w:ascii="仿宋" w:eastAsia="仿宋" w:hAnsi="仿宋" w:hint="eastAsia"/>
          <w:sz w:val="28"/>
          <w:szCs w:val="28"/>
        </w:rPr>
        <w:t>阶段三：这些职位需要我培养自己什么样的能力？</w:t>
      </w:r>
    </w:p>
    <w:p w14:paraId="590F5A16" w14:textId="77777777" w:rsidR="00DE3A16" w:rsidRDefault="009F6F65">
      <w:pPr>
        <w:rPr>
          <w:rFonts w:ascii="仿宋" w:eastAsia="仿宋" w:hAnsi="仿宋"/>
          <w:sz w:val="28"/>
          <w:szCs w:val="28"/>
        </w:rPr>
      </w:pPr>
      <w:r>
        <w:rPr>
          <w:rFonts w:ascii="仿宋" w:eastAsia="仿宋" w:hAnsi="仿宋"/>
          <w:sz w:val="28"/>
          <w:szCs w:val="28"/>
        </w:rPr>
        <w:tab/>
      </w:r>
      <w:r>
        <w:rPr>
          <w:rFonts w:ascii="仿宋" w:eastAsia="仿宋" w:hAnsi="仿宋"/>
          <w:sz w:val="28"/>
          <w:szCs w:val="28"/>
        </w:rPr>
        <w:tab/>
      </w:r>
      <w:r>
        <w:rPr>
          <w:rFonts w:ascii="仿宋" w:eastAsia="仿宋" w:hAnsi="仿宋" w:hint="eastAsia"/>
          <w:sz w:val="28"/>
          <w:szCs w:val="28"/>
        </w:rPr>
        <w:t>阶段四：我要通过什么样的方式才能培养某种特定的能力？</w:t>
      </w:r>
    </w:p>
    <w:p w14:paraId="3CFFDEBA" w14:textId="77777777" w:rsidR="00DE3A16" w:rsidRDefault="009F6F65">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而在不同的阶段用户的需求也在发生着变化：</w:t>
      </w:r>
    </w:p>
    <w:p w14:paraId="3F104C27" w14:textId="77777777" w:rsidR="00DE3A16" w:rsidRDefault="009F6F65">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在第一阶段，用户需要正在了解自己，知道自己的兴趣都有哪些。</w:t>
      </w:r>
    </w:p>
    <w:p w14:paraId="6F46520D" w14:textId="77777777" w:rsidR="00DE3A16" w:rsidRDefault="009F6F65">
      <w:pPr>
        <w:ind w:firstLine="420"/>
        <w:rPr>
          <w:rFonts w:ascii="仿宋" w:eastAsia="仿宋" w:hAnsi="仿宋"/>
          <w:sz w:val="28"/>
          <w:szCs w:val="28"/>
        </w:rPr>
      </w:pPr>
      <w:r>
        <w:rPr>
          <w:rFonts w:ascii="仿宋" w:eastAsia="仿宋" w:hAnsi="仿宋" w:hint="eastAsia"/>
          <w:sz w:val="28"/>
          <w:szCs w:val="28"/>
        </w:rPr>
        <w:t>在第二阶段，用户需要的是对所学专业的对口行业有一个宏观的</w:t>
      </w:r>
      <w:r>
        <w:rPr>
          <w:rFonts w:ascii="仿宋" w:eastAsia="仿宋" w:hAnsi="仿宋" w:hint="eastAsia"/>
          <w:sz w:val="28"/>
          <w:szCs w:val="28"/>
        </w:rPr>
        <w:lastRenderedPageBreak/>
        <w:t>了解，这包括行业最新的发展现状、最合适的工作地点、行业薪资、行业发展前景等。此时用户需要在其中寻找，哪些既是自己感兴趣的又是适合作为自己职业的岗位。</w:t>
      </w:r>
    </w:p>
    <w:p w14:paraId="77C6AD69" w14:textId="77777777" w:rsidR="00DE3A16" w:rsidRDefault="009F6F65">
      <w:pPr>
        <w:ind w:firstLine="420"/>
        <w:rPr>
          <w:rFonts w:ascii="仿宋" w:eastAsia="仿宋" w:hAnsi="仿宋"/>
          <w:sz w:val="28"/>
          <w:szCs w:val="28"/>
        </w:rPr>
      </w:pPr>
      <w:r>
        <w:rPr>
          <w:rFonts w:ascii="仿宋" w:eastAsia="仿宋" w:hAnsi="仿宋" w:hint="eastAsia"/>
          <w:sz w:val="28"/>
          <w:szCs w:val="28"/>
        </w:rPr>
        <w:t>此外用户还需要进一步了解行业职位上的细分，如：IT行业的技术职位就分为前端开发工程师、JAVA工程师、IOS开发工程师等。在这个阶段，用户面对自己所能从事的众多职位，可能会一时间不知所措。此时用户需要了解的是各个职位的工作内容、工资待遇以及入职后在公司的工作环境等。有了这些信息，再结合用户自身的性格、兴趣等，才能较好的选择自己适合的职位。</w:t>
      </w:r>
    </w:p>
    <w:p w14:paraId="1BF79C8B" w14:textId="77777777" w:rsidR="00DE3A16" w:rsidRDefault="009F6F65">
      <w:pPr>
        <w:ind w:firstLine="420"/>
        <w:rPr>
          <w:rFonts w:ascii="仿宋" w:eastAsia="仿宋" w:hAnsi="仿宋"/>
          <w:sz w:val="28"/>
          <w:szCs w:val="28"/>
        </w:rPr>
      </w:pPr>
      <w:r>
        <w:rPr>
          <w:rFonts w:ascii="仿宋" w:eastAsia="仿宋" w:hAnsi="仿宋" w:hint="eastAsia"/>
          <w:sz w:val="28"/>
          <w:szCs w:val="28"/>
        </w:rPr>
        <w:t>第三个阶段是第三个阶段的延续，当用户确定将要从事某一个职位之后，会在对职位的深入了解中逐渐发现这个职位所需要的能力。也就是说，在这个阶段，用户需要的是相关职位的资讯。</w:t>
      </w:r>
    </w:p>
    <w:p w14:paraId="053D3CAB" w14:textId="77777777" w:rsidR="00DE3A16" w:rsidRDefault="009F6F65">
      <w:pPr>
        <w:ind w:firstLineChars="200" w:firstLine="560"/>
        <w:rPr>
          <w:rFonts w:ascii="仿宋" w:eastAsia="仿宋" w:hAnsi="仿宋"/>
          <w:sz w:val="28"/>
          <w:szCs w:val="28"/>
        </w:rPr>
      </w:pPr>
      <w:r>
        <w:rPr>
          <w:rFonts w:ascii="仿宋" w:eastAsia="仿宋" w:hAnsi="仿宋" w:hint="eastAsia"/>
          <w:sz w:val="28"/>
          <w:szCs w:val="28"/>
        </w:rPr>
        <w:t>而到了第四个阶段，用户知道自己该获取什么样的能力，却不知道如何获取这种能力。此时，用户需要的是一些权威性的指导或者经验之谈。此时，借鉴前人走过的路对于用户来说是一种莫大的帮助。及时人工智能将会深度学习前人的数据集，在精确度达到一定的程度后，将会给我们每一个不同的用户推荐能力提升的任务块。</w:t>
      </w:r>
    </w:p>
    <w:p w14:paraId="194D1A21" w14:textId="77777777" w:rsidR="00DE3A16" w:rsidRDefault="009F6F65">
      <w:pPr>
        <w:pStyle w:val="2"/>
        <w:jc w:val="left"/>
      </w:pPr>
      <w:bookmarkStart w:id="14" w:name="_Toc487792254"/>
      <w:r>
        <w:rPr>
          <w:rFonts w:hint="eastAsia"/>
        </w:rPr>
        <w:lastRenderedPageBreak/>
        <w:t>2.3</w:t>
      </w:r>
      <w:r>
        <w:rPr>
          <w:rFonts w:ascii="宋体" w:hAnsi="宋体" w:hint="eastAsia"/>
        </w:rPr>
        <w:t>产品功能设计</w:t>
      </w:r>
      <w:bookmarkEnd w:id="14"/>
    </w:p>
    <w:p w14:paraId="3DF02BB2" w14:textId="77777777" w:rsidR="00DE3A16" w:rsidRDefault="009F6F65">
      <w:pPr>
        <w:pStyle w:val="3"/>
        <w:rPr>
          <w:rFonts w:ascii="宋体" w:hAnsi="宋体"/>
        </w:rPr>
      </w:pPr>
      <w:bookmarkStart w:id="15" w:name="_Toc487792255"/>
      <w:r>
        <w:rPr>
          <w:noProof/>
        </w:rPr>
        <w:drawing>
          <wp:anchor distT="0" distB="0" distL="114300" distR="114300" simplePos="0" relativeHeight="251661312" behindDoc="0" locked="0" layoutInCell="1" allowOverlap="1" wp14:anchorId="005E8224" wp14:editId="44B3461E">
            <wp:simplePos x="0" y="0"/>
            <wp:positionH relativeFrom="margin">
              <wp:posOffset>-602615</wp:posOffset>
            </wp:positionH>
            <wp:positionV relativeFrom="paragraph">
              <wp:posOffset>574040</wp:posOffset>
            </wp:positionV>
            <wp:extent cx="6731635" cy="21729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731635" cy="2172970"/>
                    </a:xfrm>
                    <a:prstGeom prst="rect">
                      <a:avLst/>
                    </a:prstGeom>
                    <a:ln>
                      <a:noFill/>
                    </a:ln>
                  </pic:spPr>
                </pic:pic>
              </a:graphicData>
            </a:graphic>
          </wp:anchor>
        </w:drawing>
      </w:r>
      <w:r>
        <w:rPr>
          <w:rFonts w:hint="eastAsia"/>
        </w:rPr>
        <w:t>2</w:t>
      </w:r>
      <w:r>
        <w:t>.3.1</w:t>
      </w:r>
      <w:r>
        <w:rPr>
          <w:rFonts w:ascii="宋体" w:hAnsi="宋体" w:hint="eastAsia"/>
        </w:rPr>
        <w:t>产品业务流程</w:t>
      </w:r>
      <w:bookmarkEnd w:id="15"/>
    </w:p>
    <w:p w14:paraId="41C91EFC" w14:textId="77777777" w:rsidR="00DE3A16" w:rsidRDefault="009F6F65">
      <w:pPr>
        <w:jc w:val="center"/>
        <w:rPr>
          <w:rFonts w:ascii="宋体" w:eastAsia="宋体" w:hAnsi="宋体" w:cs="宋体"/>
          <w:iCs/>
        </w:rPr>
      </w:pPr>
      <w:r>
        <w:rPr>
          <w:rFonts w:ascii="宋体" w:eastAsia="宋体" w:hAnsi="宋体" w:cs="宋体" w:hint="eastAsia"/>
          <w:iCs/>
        </w:rPr>
        <w:t>图1 产品业务流程图</w:t>
      </w:r>
    </w:p>
    <w:p w14:paraId="5BB682C9" w14:textId="77777777" w:rsidR="00DE3A16" w:rsidRDefault="00DE3A16">
      <w:pPr>
        <w:ind w:firstLineChars="900" w:firstLine="1890"/>
      </w:pPr>
    </w:p>
    <w:tbl>
      <w:tblPr>
        <w:tblW w:w="12" w:type="dxa"/>
        <w:tblCellSpacing w:w="0" w:type="dxa"/>
        <w:tblLayout w:type="fixed"/>
        <w:tblCellMar>
          <w:left w:w="0" w:type="dxa"/>
          <w:right w:w="0" w:type="dxa"/>
        </w:tblCellMar>
        <w:tblLook w:val="04A0" w:firstRow="1" w:lastRow="0" w:firstColumn="1" w:lastColumn="0" w:noHBand="0" w:noVBand="1"/>
      </w:tblPr>
      <w:tblGrid>
        <w:gridCol w:w="20"/>
        <w:gridCol w:w="20"/>
      </w:tblGrid>
      <w:tr w:rsidR="00DE3A16" w14:paraId="1ACB7D7B" w14:textId="77777777">
        <w:trPr>
          <w:gridAfter w:val="1"/>
          <w:wAfter w:w="6" w:type="dxa"/>
          <w:tblCellSpacing w:w="0" w:type="dxa"/>
        </w:trPr>
        <w:tc>
          <w:tcPr>
            <w:tcW w:w="6" w:type="dxa"/>
            <w:vAlign w:val="center"/>
          </w:tcPr>
          <w:p w14:paraId="03C43FAD" w14:textId="77777777" w:rsidR="00DE3A16" w:rsidRDefault="00DE3A16"/>
        </w:tc>
      </w:tr>
      <w:tr w:rsidR="00DE3A16" w14:paraId="7AE83467" w14:textId="77777777">
        <w:trPr>
          <w:tblCellSpacing w:w="0" w:type="dxa"/>
        </w:trPr>
        <w:tc>
          <w:tcPr>
            <w:tcW w:w="6" w:type="dxa"/>
            <w:vAlign w:val="center"/>
          </w:tcPr>
          <w:p w14:paraId="0B99A2EA" w14:textId="77777777" w:rsidR="00DE3A16" w:rsidRDefault="00DE3A16">
            <w:pPr>
              <w:widowControl/>
              <w:spacing w:after="0" w:line="240" w:lineRule="auto"/>
              <w:jc w:val="left"/>
              <w:rPr>
                <w:rFonts w:ascii="Times New Roman" w:eastAsia="Times New Roman" w:hAnsi="Times New Roman"/>
                <w:kern w:val="0"/>
                <w:sz w:val="20"/>
                <w:szCs w:val="20"/>
              </w:rPr>
            </w:pPr>
          </w:p>
        </w:tc>
        <w:tc>
          <w:tcPr>
            <w:tcW w:w="6" w:type="dxa"/>
            <w:vAlign w:val="center"/>
          </w:tcPr>
          <w:p w14:paraId="200BAC93" w14:textId="77777777" w:rsidR="00DE3A16" w:rsidRDefault="00DE3A16">
            <w:pPr>
              <w:widowControl/>
              <w:spacing w:after="0" w:line="240" w:lineRule="auto"/>
              <w:jc w:val="left"/>
              <w:rPr>
                <w:rFonts w:ascii="宋体" w:eastAsia="宋体" w:hAnsi="宋体" w:cs="宋体"/>
                <w:kern w:val="0"/>
                <w:sz w:val="24"/>
                <w:szCs w:val="24"/>
              </w:rPr>
            </w:pPr>
          </w:p>
        </w:tc>
      </w:tr>
    </w:tbl>
    <w:p w14:paraId="392F4BAE" w14:textId="77777777" w:rsidR="00DE3A16" w:rsidRDefault="009F6F65">
      <w:pPr>
        <w:spacing w:before="100" w:beforeAutospacing="1"/>
        <w:ind w:firstLine="420"/>
        <w:rPr>
          <w:rFonts w:ascii="仿宋" w:eastAsia="仿宋" w:hAnsi="仿宋"/>
          <w:sz w:val="28"/>
          <w:szCs w:val="28"/>
        </w:rPr>
      </w:pPr>
      <w:r>
        <w:rPr>
          <w:rFonts w:ascii="仿宋" w:eastAsia="仿宋" w:hAnsi="仿宋" w:hint="eastAsia"/>
          <w:sz w:val="28"/>
          <w:szCs w:val="28"/>
        </w:rPr>
        <w:t>为了帮助用户发掘真正的兴趣，并科学、精准的给用户推荐与他们兴趣相符的职位、任务。不同于市面上大多数的能力提升、求职软件，本产品依托于人工智能技术，设计长期陪伴、个性化解决方案的功能来帮助用户找到自己感兴趣的职业方向，并根据推荐算法阶段性的推送任务，帮助用户提升职业技能，最终达到帮助大学生明确自己真喜欢的事情，并快速提升能力，从而提升大学生平均能力水平。</w:t>
      </w:r>
    </w:p>
    <w:p w14:paraId="66771A37" w14:textId="77777777" w:rsidR="00DE3A16" w:rsidRDefault="009F6F65">
      <w:pPr>
        <w:ind w:firstLine="420"/>
        <w:rPr>
          <w:rFonts w:ascii="仿宋" w:eastAsia="仿宋" w:hAnsi="仿宋"/>
          <w:sz w:val="28"/>
          <w:szCs w:val="28"/>
        </w:rPr>
      </w:pPr>
      <w:r>
        <w:rPr>
          <w:rFonts w:ascii="仿宋" w:eastAsia="仿宋" w:hAnsi="仿宋" w:hint="eastAsia"/>
          <w:sz w:val="28"/>
          <w:szCs w:val="28"/>
        </w:rPr>
        <w:t>1.用户首次登录软件时系统会要求用户填写基本的个人信息，其中包括用户所就读的专业、基本的兴趣、爱好。作为人工智能和推荐系统最基础的数据。</w:t>
      </w:r>
    </w:p>
    <w:p w14:paraId="02359F2E" w14:textId="77777777" w:rsidR="00DE3A16" w:rsidRDefault="009F6F65">
      <w:pPr>
        <w:ind w:firstLine="420"/>
        <w:rPr>
          <w:rFonts w:ascii="仿宋" w:eastAsia="仿宋" w:hAnsi="仿宋"/>
          <w:sz w:val="28"/>
          <w:szCs w:val="28"/>
        </w:rPr>
      </w:pPr>
      <w:r>
        <w:rPr>
          <w:rFonts w:ascii="仿宋" w:eastAsia="仿宋" w:hAnsi="仿宋" w:hint="eastAsia"/>
          <w:sz w:val="28"/>
          <w:szCs w:val="28"/>
        </w:rPr>
        <w:t>2.在用户使用软件的最初阶段，系统根据用户的专业信息及其他</w:t>
      </w:r>
      <w:r>
        <w:rPr>
          <w:rFonts w:ascii="仿宋" w:eastAsia="仿宋" w:hAnsi="仿宋" w:hint="eastAsia"/>
          <w:sz w:val="28"/>
          <w:szCs w:val="28"/>
        </w:rPr>
        <w:lastRenderedPageBreak/>
        <w:t>基础信息向其推送相关的行业资讯。在用户阅读文章时将会采集用户的行为数据。</w:t>
      </w:r>
    </w:p>
    <w:p w14:paraId="5E284A1A" w14:textId="16310A4A" w:rsidR="00DE3A16" w:rsidRDefault="009F6F65">
      <w:pPr>
        <w:ind w:firstLine="420"/>
        <w:rPr>
          <w:rFonts w:ascii="仿宋" w:eastAsia="仿宋" w:hAnsi="仿宋"/>
          <w:sz w:val="28"/>
          <w:szCs w:val="28"/>
        </w:rPr>
      </w:pPr>
      <w:r>
        <w:rPr>
          <w:rFonts w:ascii="仿宋" w:eastAsia="仿宋" w:hAnsi="仿宋" w:hint="eastAsia"/>
          <w:sz w:val="28"/>
          <w:szCs w:val="28"/>
        </w:rPr>
        <w:t>3.当用户的行为数据积累到一定程度之后，系统会通过算法进行分析，生成用户的兴趣模型。并以系统消息的形式向用户展示这段时</w:t>
      </w:r>
      <w:r w:rsidR="000012E8" w:rsidRPr="000012E8">
        <w:rPr>
          <w:rFonts w:ascii="仿宋" w:eastAsia="仿宋" w:hAnsi="仿宋" w:hint="eastAsia"/>
          <w:sz w:val="28"/>
          <w:szCs w:val="28"/>
        </w:rPr>
        <w:t>间以来阅读各类资讯的比重</w:t>
      </w:r>
      <w:r w:rsidR="00B7587F" w:rsidRPr="000012E8">
        <w:rPr>
          <w:rFonts w:ascii="仿宋" w:eastAsia="仿宋" w:hAnsi="仿宋" w:hint="eastAsia"/>
          <w:sz w:val="28"/>
          <w:szCs w:val="28"/>
        </w:rPr>
        <w:t>。</w:t>
      </w:r>
    </w:p>
    <w:p w14:paraId="4AAFAF99" w14:textId="77777777" w:rsidR="00DE3A16" w:rsidRDefault="009F6F65">
      <w:pPr>
        <w:ind w:firstLine="420"/>
        <w:rPr>
          <w:rFonts w:ascii="仿宋" w:eastAsia="仿宋" w:hAnsi="仿宋"/>
          <w:sz w:val="28"/>
          <w:szCs w:val="28"/>
        </w:rPr>
      </w:pPr>
      <w:r>
        <w:rPr>
          <w:rFonts w:ascii="仿宋" w:eastAsia="仿宋" w:hAnsi="仿宋" w:hint="eastAsia"/>
          <w:sz w:val="28"/>
          <w:szCs w:val="28"/>
        </w:rPr>
        <w:t>4</w:t>
      </w:r>
      <w:r>
        <w:rPr>
          <w:rFonts w:ascii="仿宋" w:eastAsia="仿宋" w:hAnsi="仿宋"/>
          <w:sz w:val="28"/>
          <w:szCs w:val="28"/>
        </w:rPr>
        <w:t>.</w:t>
      </w:r>
      <w:r>
        <w:rPr>
          <w:rFonts w:ascii="仿宋" w:eastAsia="仿宋" w:hAnsi="仿宋" w:hint="eastAsia"/>
          <w:sz w:val="28"/>
          <w:szCs w:val="28"/>
        </w:rPr>
        <w:t>我们会罗列给用户符合他兴趣的职业，用户可以根据自身要求选择哪一个作为他的就业方向。</w:t>
      </w:r>
      <w:r>
        <w:rPr>
          <w:rFonts w:ascii="仿宋" w:eastAsia="仿宋" w:hAnsi="仿宋"/>
          <w:sz w:val="28"/>
          <w:szCs w:val="28"/>
        </w:rPr>
        <w:tab/>
      </w:r>
    </w:p>
    <w:p w14:paraId="50F05D7E" w14:textId="07BEA297" w:rsidR="00DE3A16" w:rsidRDefault="009F6F65">
      <w:pPr>
        <w:ind w:firstLine="420"/>
        <w:rPr>
          <w:rFonts w:ascii="仿宋" w:eastAsia="仿宋" w:hAnsi="仿宋"/>
          <w:sz w:val="28"/>
          <w:szCs w:val="28"/>
        </w:rPr>
      </w:pPr>
      <w:r>
        <w:rPr>
          <w:rFonts w:ascii="仿宋" w:eastAsia="仿宋" w:hAnsi="仿宋"/>
          <w:sz w:val="28"/>
          <w:szCs w:val="28"/>
        </w:rPr>
        <w:t>5</w:t>
      </w:r>
      <w:r>
        <w:rPr>
          <w:rFonts w:ascii="仿宋" w:eastAsia="仿宋" w:hAnsi="仿宋" w:hint="eastAsia"/>
          <w:sz w:val="28"/>
          <w:szCs w:val="28"/>
        </w:rPr>
        <w:t>.</w:t>
      </w:r>
      <w:r w:rsidR="00F06F7C">
        <w:rPr>
          <w:rFonts w:ascii="仿宋" w:eastAsia="仿宋" w:hAnsi="仿宋" w:hint="eastAsia"/>
          <w:sz w:val="28"/>
          <w:szCs w:val="28"/>
        </w:rPr>
        <w:t>当用户选择了自己心仪的就业方向之后，平台将通过人工智能</w:t>
      </w:r>
      <w:r>
        <w:rPr>
          <w:rFonts w:ascii="仿宋" w:eastAsia="仿宋" w:hAnsi="仿宋" w:hint="eastAsia"/>
          <w:sz w:val="28"/>
          <w:szCs w:val="28"/>
        </w:rPr>
        <w:t>学习前辈数据</w:t>
      </w:r>
      <w:r w:rsidR="00F06F7C">
        <w:rPr>
          <w:rFonts w:ascii="仿宋" w:eastAsia="仿宋" w:hAnsi="仿宋" w:hint="eastAsia"/>
          <w:sz w:val="28"/>
          <w:szCs w:val="28"/>
        </w:rPr>
        <w:t>生成神经网络推荐算法</w:t>
      </w:r>
      <w:r>
        <w:rPr>
          <w:rFonts w:ascii="仿宋" w:eastAsia="仿宋" w:hAnsi="仿宋" w:hint="eastAsia"/>
          <w:sz w:val="28"/>
          <w:szCs w:val="28"/>
        </w:rPr>
        <w:t>为用户推送更多相关度更高的资讯，帮助用户更细致深入的选择自己心仪的职位。同时，在这个阶段，系统会为用户量身定制任务卡片，协助用户系统化的提升自身能力。</w:t>
      </w:r>
    </w:p>
    <w:p w14:paraId="11283D31" w14:textId="2D87B076" w:rsidR="00DE3A16" w:rsidRDefault="009F6F65" w:rsidP="000F73F7">
      <w:pPr>
        <w:ind w:firstLine="420"/>
        <w:rPr>
          <w:rFonts w:ascii="仿宋" w:eastAsia="仿宋" w:hAnsi="仿宋"/>
          <w:sz w:val="28"/>
          <w:szCs w:val="28"/>
        </w:rPr>
      </w:pPr>
      <w:r>
        <w:rPr>
          <w:rFonts w:ascii="仿宋" w:eastAsia="仿宋" w:hAnsi="仿宋" w:hint="eastAsia"/>
          <w:sz w:val="28"/>
          <w:szCs w:val="28"/>
        </w:rPr>
        <w:t>6</w:t>
      </w:r>
      <w:r>
        <w:rPr>
          <w:rFonts w:ascii="仿宋" w:eastAsia="仿宋" w:hAnsi="仿宋"/>
          <w:sz w:val="28"/>
          <w:szCs w:val="28"/>
        </w:rPr>
        <w:t>.</w:t>
      </w:r>
      <w:r>
        <w:rPr>
          <w:rFonts w:ascii="仿宋" w:eastAsia="仿宋" w:hAnsi="仿宋" w:hint="eastAsia"/>
          <w:sz w:val="28"/>
          <w:szCs w:val="28"/>
        </w:rPr>
        <w:t>如果用户可以很积极的接受任务、顺利的完成任务，那么我们就判定用户确实找到了自己感兴趣且适合的岗位。我们也将在后台记录此数据，作为人工智能的增量学习数据。如果用户并不能顺利的通过任务块提升能力，我们将重新在用户的兴趣中为用户选择他可能适合的岗位。</w:t>
      </w:r>
    </w:p>
    <w:p w14:paraId="4FC03806" w14:textId="77777777" w:rsidR="00DE3A16" w:rsidRDefault="009F6F65">
      <w:pPr>
        <w:ind w:firstLine="420"/>
        <w:rPr>
          <w:rFonts w:ascii="仿宋" w:eastAsia="仿宋" w:hAnsi="仿宋"/>
          <w:sz w:val="28"/>
          <w:szCs w:val="28"/>
        </w:rPr>
      </w:pPr>
      <w:r>
        <w:rPr>
          <w:rFonts w:ascii="仿宋" w:eastAsia="仿宋" w:hAnsi="仿宋"/>
          <w:sz w:val="28"/>
          <w:szCs w:val="28"/>
        </w:rPr>
        <w:t>7</w:t>
      </w:r>
      <w:r>
        <w:rPr>
          <w:rFonts w:ascii="仿宋" w:eastAsia="仿宋" w:hAnsi="仿宋" w:hint="eastAsia"/>
          <w:sz w:val="28"/>
          <w:szCs w:val="28"/>
        </w:rPr>
        <w:t>.当用户完成相应的系统任务之后，系统会根据用户完成任务的数量及质量（平台会有阶段性的小测验用以确认用户完成任务的质量）向用户推荐一些企业资源，真正达到用户从产品中成功的“走出去”。</w:t>
      </w:r>
    </w:p>
    <w:p w14:paraId="1C321300" w14:textId="77777777" w:rsidR="00DE3A16" w:rsidRDefault="009F6F65">
      <w:pPr>
        <w:pStyle w:val="3"/>
        <w:rPr>
          <w:szCs w:val="28"/>
        </w:rPr>
      </w:pPr>
      <w:bookmarkStart w:id="16" w:name="_Toc487792256"/>
      <w:r>
        <w:rPr>
          <w:rFonts w:hint="eastAsia"/>
        </w:rPr>
        <w:lastRenderedPageBreak/>
        <w:t>2</w:t>
      </w:r>
      <w:r>
        <w:t>.3.2</w:t>
      </w:r>
      <w:r>
        <w:rPr>
          <w:rFonts w:ascii="宋体" w:hAnsi="宋体" w:hint="eastAsia"/>
        </w:rPr>
        <w:t>产品主要功能</w:t>
      </w:r>
      <w:bookmarkEnd w:id="16"/>
    </w:p>
    <w:p w14:paraId="480FB227" w14:textId="4362AF94" w:rsidR="00DE3A16" w:rsidRDefault="009F6F65">
      <w:r>
        <w:rPr>
          <w:noProof/>
        </w:rPr>
        <w:drawing>
          <wp:inline distT="0" distB="0" distL="0" distR="0" wp14:anchorId="2C95B8BB" wp14:editId="06DC98E8">
            <wp:extent cx="5274310" cy="3443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eastAsia="宋体" w:hAnsi="宋体" w:cs="宋体" w:hint="eastAsia"/>
        </w:rPr>
        <w:t xml:space="preserve">图2 </w:t>
      </w:r>
      <w:r w:rsidR="00142A37">
        <w:rPr>
          <w:rFonts w:ascii="宋体" w:eastAsia="宋体" w:hAnsi="宋体" w:cs="宋体" w:hint="eastAsia"/>
        </w:rPr>
        <w:t>任务模块原型图</w:t>
      </w:r>
    </w:p>
    <w:p w14:paraId="1D326321" w14:textId="77777777" w:rsidR="00DE3A16" w:rsidRDefault="009F6F65">
      <w:pPr>
        <w:rPr>
          <w:rFonts w:ascii="仿宋" w:eastAsia="仿宋" w:hAnsi="仿宋"/>
          <w:sz w:val="28"/>
          <w:szCs w:val="28"/>
        </w:rPr>
      </w:pPr>
      <w:r>
        <w:rPr>
          <w:rFonts w:ascii="仿宋" w:eastAsia="仿宋" w:hAnsi="仿宋" w:hint="eastAsia"/>
          <w:sz w:val="28"/>
          <w:szCs w:val="28"/>
        </w:rPr>
        <w:t>1</w:t>
      </w:r>
      <w:r>
        <w:rPr>
          <w:rFonts w:ascii="仿宋" w:eastAsia="仿宋" w:hAnsi="仿宋"/>
          <w:sz w:val="28"/>
          <w:szCs w:val="28"/>
        </w:rPr>
        <w:t>.</w:t>
      </w:r>
      <w:r>
        <w:rPr>
          <w:rFonts w:ascii="仿宋" w:eastAsia="仿宋" w:hAnsi="仿宋" w:hint="eastAsia"/>
          <w:sz w:val="28"/>
          <w:szCs w:val="28"/>
        </w:rPr>
        <w:t>任务板块</w:t>
      </w:r>
    </w:p>
    <w:p w14:paraId="31119E1D" w14:textId="2A3A8427" w:rsidR="00DE3A16" w:rsidRDefault="009F6F65">
      <w:pPr>
        <w:rPr>
          <w:rFonts w:ascii="仿宋" w:eastAsia="仿宋" w:hAnsi="仿宋"/>
          <w:sz w:val="28"/>
          <w:szCs w:val="28"/>
        </w:rPr>
      </w:pPr>
      <w:r>
        <w:rPr>
          <w:rFonts w:ascii="仿宋" w:eastAsia="仿宋" w:hAnsi="仿宋" w:hint="eastAsia"/>
          <w:sz w:val="28"/>
          <w:szCs w:val="28"/>
        </w:rPr>
        <w:t>任务板块是产品的功能核心。</w:t>
      </w:r>
    </w:p>
    <w:p w14:paraId="0BEB9010" w14:textId="77777777" w:rsidR="00DE3A16" w:rsidRDefault="009F6F65">
      <w:pPr>
        <w:rPr>
          <w:rFonts w:ascii="仿宋" w:eastAsia="仿宋" w:hAnsi="仿宋"/>
          <w:sz w:val="28"/>
          <w:szCs w:val="28"/>
        </w:rPr>
      </w:pPr>
      <w:r>
        <w:rPr>
          <w:rFonts w:ascii="仿宋" w:eastAsia="仿宋" w:hAnsi="仿宋" w:hint="eastAsia"/>
          <w:sz w:val="28"/>
          <w:szCs w:val="28"/>
        </w:rPr>
        <w:t>在用户使用的初期，任务板块起到了引导用户去了解行业的作用。</w:t>
      </w:r>
    </w:p>
    <w:p w14:paraId="67025AE6" w14:textId="77777777" w:rsidR="00DE3A16" w:rsidRDefault="009F6F65">
      <w:pPr>
        <w:rPr>
          <w:rFonts w:ascii="仿宋" w:eastAsia="仿宋" w:hAnsi="仿宋"/>
          <w:sz w:val="28"/>
          <w:szCs w:val="28"/>
        </w:rPr>
      </w:pPr>
      <w:r>
        <w:rPr>
          <w:rFonts w:ascii="仿宋" w:eastAsia="仿宋" w:hAnsi="仿宋" w:hint="eastAsia"/>
          <w:sz w:val="28"/>
          <w:szCs w:val="28"/>
        </w:rPr>
        <w:t>在用户找到感兴趣的职业后，人工智能系统将为不同的用户推送不同的任务块与任务，帮助用户提升能力。</w:t>
      </w:r>
    </w:p>
    <w:p w14:paraId="60662662" w14:textId="77777777" w:rsidR="00DE3A16" w:rsidRDefault="009F6F65">
      <w:pPr>
        <w:rPr>
          <w:rFonts w:ascii="仿宋" w:eastAsia="仿宋" w:hAnsi="仿宋"/>
          <w:sz w:val="28"/>
          <w:szCs w:val="28"/>
        </w:rPr>
      </w:pPr>
      <w:r>
        <w:rPr>
          <w:rFonts w:ascii="仿宋" w:eastAsia="仿宋" w:hAnsi="仿宋" w:hint="eastAsia"/>
          <w:sz w:val="28"/>
          <w:szCs w:val="28"/>
        </w:rPr>
        <w:t>任务板块也负责用户数据的产生。用户完成任务的情况，用户完成任务产生的操作数据，以及我们会设定一些特殊的任务来获得用户的数据，比如上传简历等。我们都会记录用户的数据。</w:t>
      </w:r>
    </w:p>
    <w:p w14:paraId="49DB6EF8" w14:textId="64473D1B" w:rsidR="00DE3A16" w:rsidRDefault="009F6F65">
      <w:r>
        <w:rPr>
          <w:rFonts w:hint="eastAsia"/>
          <w:noProof/>
        </w:rPr>
        <w:lastRenderedPageBreak/>
        <w:drawing>
          <wp:inline distT="0" distB="0" distL="0" distR="0" wp14:anchorId="57E2ADE2" wp14:editId="2E359A62">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eastAsia="宋体" w:hAnsi="宋体" w:cs="宋体" w:hint="eastAsia"/>
        </w:rPr>
        <w:t xml:space="preserve"> 图3</w:t>
      </w:r>
      <w:r w:rsidR="00142A37">
        <w:rPr>
          <w:rFonts w:ascii="宋体" w:eastAsia="宋体" w:hAnsi="宋体" w:cs="宋体" w:hint="eastAsia"/>
        </w:rPr>
        <w:t>前辈模块原型图</w:t>
      </w:r>
    </w:p>
    <w:p w14:paraId="023CF31E" w14:textId="77777777" w:rsidR="00DE3A16" w:rsidRDefault="009F6F65">
      <w:pPr>
        <w:rPr>
          <w:rFonts w:ascii="仿宋" w:eastAsia="仿宋" w:hAnsi="仿宋"/>
          <w:sz w:val="28"/>
          <w:szCs w:val="28"/>
        </w:rPr>
      </w:pPr>
      <w:r>
        <w:rPr>
          <w:rFonts w:ascii="仿宋" w:eastAsia="仿宋" w:hAnsi="仿宋" w:hint="eastAsia"/>
          <w:sz w:val="28"/>
          <w:szCs w:val="28"/>
        </w:rPr>
        <w:t>2</w:t>
      </w:r>
      <w:r>
        <w:rPr>
          <w:rFonts w:ascii="仿宋" w:eastAsia="仿宋" w:hAnsi="仿宋"/>
          <w:sz w:val="28"/>
          <w:szCs w:val="28"/>
        </w:rPr>
        <w:t>.</w:t>
      </w:r>
      <w:r>
        <w:rPr>
          <w:rFonts w:ascii="仿宋" w:eastAsia="仿宋" w:hAnsi="仿宋" w:hint="eastAsia"/>
          <w:sz w:val="28"/>
          <w:szCs w:val="28"/>
        </w:rPr>
        <w:t>前辈</w:t>
      </w:r>
    </w:p>
    <w:p w14:paraId="77478343" w14:textId="77777777" w:rsidR="00DE3A16" w:rsidRDefault="009F6F65">
      <w:pPr>
        <w:rPr>
          <w:rFonts w:ascii="仿宋" w:eastAsia="仿宋" w:hAnsi="仿宋"/>
          <w:sz w:val="28"/>
          <w:szCs w:val="28"/>
        </w:rPr>
      </w:pPr>
      <w:r>
        <w:rPr>
          <w:rFonts w:ascii="仿宋" w:eastAsia="仿宋" w:hAnsi="仿宋" w:hint="eastAsia"/>
          <w:sz w:val="28"/>
          <w:szCs w:val="28"/>
        </w:rPr>
        <w:t>据调查发现，大学生更倾向于向学长、学姐询问来获得行业信息。因此在本产品中设计了前辈问答板块，用户可以在产品中付费向前辈提问。在产品资源的推送中也包括前辈。在用户与前辈交流所产生的数据将被进行文本分析，用于构建用户模型。</w:t>
      </w:r>
    </w:p>
    <w:p w14:paraId="0D83987B" w14:textId="1EE19D31" w:rsidR="00DE3A16" w:rsidRPr="006544DF" w:rsidRDefault="009F6F65">
      <w:r>
        <w:rPr>
          <w:rFonts w:hint="eastAsia"/>
          <w:noProof/>
        </w:rPr>
        <w:lastRenderedPageBreak/>
        <w:drawing>
          <wp:inline distT="0" distB="0" distL="0" distR="0" wp14:anchorId="59706EED" wp14:editId="444850FB">
            <wp:extent cx="5274310" cy="3312728"/>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12728"/>
                    </a:xfrm>
                    <a:prstGeom prst="rect">
                      <a:avLst/>
                    </a:prstGeom>
                  </pic:spPr>
                </pic:pic>
              </a:graphicData>
            </a:graphic>
          </wp:inline>
        </w:drawing>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6544DF">
        <w:rPr>
          <w:rFonts w:ascii="宋体" w:eastAsia="宋体" w:hAnsi="宋体" w:cs="宋体" w:hint="eastAsia"/>
        </w:rPr>
        <w:t xml:space="preserve">图4 </w:t>
      </w:r>
      <w:r w:rsidR="006D1B8D" w:rsidRPr="006544DF">
        <w:rPr>
          <w:rFonts w:ascii="宋体" w:eastAsia="宋体" w:hAnsi="宋体" w:cs="宋体" w:hint="eastAsia"/>
        </w:rPr>
        <w:t>资源</w:t>
      </w:r>
      <w:r w:rsidR="00057B05" w:rsidRPr="006544DF">
        <w:rPr>
          <w:rFonts w:ascii="宋体" w:eastAsia="宋体" w:hAnsi="宋体" w:cs="宋体" w:hint="eastAsia"/>
        </w:rPr>
        <w:t>模</w:t>
      </w:r>
      <w:r w:rsidRPr="006544DF">
        <w:rPr>
          <w:rFonts w:ascii="宋体" w:eastAsia="宋体" w:hAnsi="宋体" w:cs="宋体" w:hint="eastAsia"/>
        </w:rPr>
        <w:t xml:space="preserve">块原型图  </w:t>
      </w:r>
    </w:p>
    <w:p w14:paraId="0C7D69E6" w14:textId="77777777" w:rsidR="00DE3A16" w:rsidRDefault="009F6F65">
      <w:pPr>
        <w:rPr>
          <w:rFonts w:ascii="仿宋" w:eastAsia="仿宋" w:hAnsi="仿宋"/>
          <w:sz w:val="28"/>
          <w:szCs w:val="28"/>
        </w:rPr>
      </w:pPr>
      <w:r>
        <w:rPr>
          <w:rFonts w:ascii="仿宋" w:eastAsia="仿宋" w:hAnsi="仿宋" w:hint="eastAsia"/>
          <w:sz w:val="28"/>
          <w:szCs w:val="28"/>
        </w:rPr>
        <w:t>3</w:t>
      </w:r>
      <w:r>
        <w:rPr>
          <w:rFonts w:ascii="仿宋" w:eastAsia="仿宋" w:hAnsi="仿宋"/>
          <w:sz w:val="28"/>
          <w:szCs w:val="28"/>
        </w:rPr>
        <w:t>.</w:t>
      </w:r>
      <w:r>
        <w:rPr>
          <w:rFonts w:ascii="仿宋" w:eastAsia="仿宋" w:hAnsi="仿宋" w:hint="eastAsia"/>
          <w:sz w:val="28"/>
          <w:szCs w:val="28"/>
        </w:rPr>
        <w:t>资源库</w:t>
      </w:r>
    </w:p>
    <w:p w14:paraId="42544D68" w14:textId="67BB7DBD" w:rsidR="00DE3A16" w:rsidRDefault="009F6F65">
      <w:pPr>
        <w:rPr>
          <w:rFonts w:ascii="仿宋" w:eastAsia="仿宋" w:hAnsi="仿宋"/>
          <w:sz w:val="28"/>
          <w:szCs w:val="28"/>
        </w:rPr>
      </w:pPr>
      <w:r>
        <w:rPr>
          <w:rFonts w:ascii="仿宋" w:eastAsia="仿宋" w:hAnsi="仿宋" w:hint="eastAsia"/>
          <w:sz w:val="28"/>
          <w:szCs w:val="28"/>
        </w:rPr>
        <w:t>资源库包含，文章、资讯、前辈。建立资源库这对于我们来说是一件较为困难的事情，但它确是必不可少的。任务板块中的任务，需要资源；用户了解行业信息也需要资源。在首页中，用户可以获取最新的行业资讯，在推荐页面，用户将接收到我们为他推荐</w:t>
      </w:r>
      <w:r w:rsidR="00605D66">
        <w:rPr>
          <w:rFonts w:ascii="仿宋" w:eastAsia="仿宋" w:hAnsi="仿宋" w:hint="eastAsia"/>
          <w:sz w:val="28"/>
          <w:szCs w:val="28"/>
        </w:rPr>
        <w:t>资源</w:t>
      </w:r>
      <w:r>
        <w:rPr>
          <w:rFonts w:ascii="仿宋" w:eastAsia="仿宋" w:hAnsi="仿宋" w:hint="eastAsia"/>
          <w:sz w:val="28"/>
          <w:szCs w:val="28"/>
        </w:rPr>
        <w:t>。</w:t>
      </w:r>
    </w:p>
    <w:p w14:paraId="372A791B" w14:textId="77777777" w:rsidR="00DE3A16" w:rsidRDefault="009F6F65">
      <w:pPr>
        <w:rPr>
          <w:rFonts w:ascii="仿宋" w:eastAsia="仿宋" w:hAnsi="仿宋"/>
          <w:sz w:val="28"/>
          <w:szCs w:val="28"/>
        </w:rPr>
      </w:pPr>
      <w:r>
        <w:rPr>
          <w:rFonts w:ascii="仿宋" w:eastAsia="仿宋" w:hAnsi="仿宋" w:hint="eastAsia"/>
          <w:sz w:val="28"/>
          <w:szCs w:val="28"/>
        </w:rPr>
        <w:t>用户对于资源库的一切操作将被转换成数据进行分析。</w:t>
      </w:r>
    </w:p>
    <w:p w14:paraId="7374D0FB" w14:textId="77777777" w:rsidR="00DE3A16" w:rsidRDefault="009F6F65">
      <w:pPr>
        <w:pStyle w:val="2"/>
      </w:pPr>
      <w:bookmarkStart w:id="17" w:name="_Toc487792257"/>
      <w:r>
        <w:rPr>
          <w:rFonts w:hint="eastAsia"/>
        </w:rPr>
        <w:t>2.4</w:t>
      </w:r>
      <w:r>
        <w:t>竞品分析</w:t>
      </w:r>
      <w:bookmarkEnd w:id="17"/>
    </w:p>
    <w:p w14:paraId="638214A8" w14:textId="77777777" w:rsidR="00DE3A16" w:rsidRDefault="009F6F65">
      <w:pPr>
        <w:ind w:firstLine="420"/>
        <w:rPr>
          <w:rFonts w:ascii="仿宋" w:eastAsia="仿宋" w:hAnsi="仿宋"/>
          <w:sz w:val="28"/>
          <w:szCs w:val="28"/>
        </w:rPr>
      </w:pPr>
      <w:r>
        <w:rPr>
          <w:rFonts w:ascii="仿宋" w:eastAsia="仿宋" w:hAnsi="仿宋" w:hint="eastAsia"/>
          <w:sz w:val="28"/>
          <w:szCs w:val="28"/>
        </w:rPr>
        <w:t>产品本质上是做以下两件事情：</w:t>
      </w:r>
    </w:p>
    <w:p w14:paraId="105F6B64" w14:textId="77777777" w:rsidR="00DE3A16" w:rsidRDefault="009F6F65">
      <w:pPr>
        <w:ind w:firstLine="420"/>
        <w:rPr>
          <w:rFonts w:ascii="仿宋" w:eastAsia="仿宋" w:hAnsi="仿宋"/>
          <w:sz w:val="28"/>
          <w:szCs w:val="28"/>
        </w:rPr>
      </w:pPr>
      <w:r>
        <w:rPr>
          <w:rFonts w:ascii="仿宋" w:eastAsia="仿宋" w:hAnsi="仿宋" w:hint="eastAsia"/>
          <w:sz w:val="28"/>
          <w:szCs w:val="28"/>
        </w:rPr>
        <w:t>1.</w:t>
      </w:r>
      <w:r>
        <w:rPr>
          <w:rFonts w:ascii="Calibri" w:eastAsia="仿宋" w:hAnsi="Calibri" w:cs="Calibri"/>
          <w:sz w:val="28"/>
          <w:szCs w:val="28"/>
        </w:rPr>
        <w:t> </w:t>
      </w:r>
      <w:r>
        <w:rPr>
          <w:rFonts w:ascii="仿宋" w:eastAsia="仿宋" w:hAnsi="仿宋" w:hint="eastAsia"/>
          <w:sz w:val="28"/>
          <w:szCs w:val="28"/>
        </w:rPr>
        <w:t>提升计算机相关专业大学生行业知识认知，并根据兴趣找到目标岗位。</w:t>
      </w:r>
    </w:p>
    <w:p w14:paraId="37A7A68F" w14:textId="77777777" w:rsidR="00DE3A16" w:rsidRDefault="009F6F65">
      <w:pPr>
        <w:ind w:firstLine="420"/>
        <w:rPr>
          <w:rFonts w:ascii="仿宋" w:eastAsia="仿宋" w:hAnsi="仿宋"/>
          <w:sz w:val="28"/>
          <w:szCs w:val="28"/>
        </w:rPr>
      </w:pPr>
      <w:r>
        <w:rPr>
          <w:rFonts w:ascii="仿宋" w:eastAsia="仿宋" w:hAnsi="仿宋" w:hint="eastAsia"/>
          <w:sz w:val="28"/>
          <w:szCs w:val="28"/>
        </w:rPr>
        <w:t>2.</w:t>
      </w:r>
      <w:r>
        <w:rPr>
          <w:rFonts w:ascii="Calibri" w:eastAsia="仿宋" w:hAnsi="Calibri" w:cs="Calibri"/>
          <w:sz w:val="28"/>
          <w:szCs w:val="28"/>
        </w:rPr>
        <w:t> </w:t>
      </w:r>
      <w:r>
        <w:rPr>
          <w:rFonts w:ascii="仿宋" w:eastAsia="仿宋" w:hAnsi="仿宋" w:hint="eastAsia"/>
          <w:sz w:val="28"/>
          <w:szCs w:val="28"/>
        </w:rPr>
        <w:t>提升计算机相关专业大学生求职竞争力，提升软实力、硬实力。</w:t>
      </w:r>
    </w:p>
    <w:p w14:paraId="35AD7D83" w14:textId="77777777" w:rsidR="00DE3A16" w:rsidRDefault="009F6F65">
      <w:pPr>
        <w:ind w:firstLine="420"/>
        <w:rPr>
          <w:rFonts w:ascii="仿宋" w:eastAsia="仿宋" w:hAnsi="仿宋"/>
          <w:sz w:val="28"/>
          <w:szCs w:val="28"/>
        </w:rPr>
      </w:pPr>
      <w:r>
        <w:rPr>
          <w:rFonts w:ascii="仿宋" w:eastAsia="仿宋" w:hAnsi="仿宋" w:hint="eastAsia"/>
          <w:sz w:val="28"/>
          <w:szCs w:val="28"/>
        </w:rPr>
        <w:lastRenderedPageBreak/>
        <w:t>目前市场上，做提升计算机相关专业行业知识认知的互联网产品，都是按照“岗位”分散的。比如“人人都是产品经理”对应的岗位是“产品经理”；CSDN做的是程序员的社区等。而本项目，是希望在用户不了解自己应该做“产品经理”还是“软件工程师”这样的情况下，提供帮助。由于这种需求的简单性，用户更倾向于去“知乎”或者线下找学长、前辈来解决痒点。所以这一块并没有找到竞品。</w:t>
      </w:r>
    </w:p>
    <w:p w14:paraId="5BB4E1F4" w14:textId="77777777" w:rsidR="00DE3A16" w:rsidRDefault="009F6F65">
      <w:pPr>
        <w:ind w:firstLine="420"/>
        <w:rPr>
          <w:sz w:val="24"/>
          <w:szCs w:val="24"/>
        </w:rPr>
      </w:pPr>
      <w:r>
        <w:rPr>
          <w:rFonts w:ascii="仿宋" w:eastAsia="仿宋" w:hAnsi="仿宋" w:hint="eastAsia"/>
          <w:sz w:val="28"/>
          <w:szCs w:val="28"/>
        </w:rPr>
        <w:t>做提升大学生求职竞争力的产品比较丰富，我们选择了市面上相对流行的三款做求职服务的竞品进行分析。分别是：互联派；乔布堂（又称：乔布简历）；面包求职。</w:t>
      </w:r>
    </w:p>
    <w:p w14:paraId="454D45E7" w14:textId="77777777" w:rsidR="00DE3A16" w:rsidRDefault="009F6F65">
      <w:pPr>
        <w:pStyle w:val="3"/>
      </w:pPr>
      <w:bookmarkStart w:id="18" w:name="_Toc487792258"/>
      <w:r>
        <w:rPr>
          <w:rFonts w:hint="eastAsia"/>
        </w:rPr>
        <w:t>2.4.1</w:t>
      </w:r>
      <w:r>
        <w:rPr>
          <w:rFonts w:hint="eastAsia"/>
        </w:rPr>
        <w:t>互联派</w:t>
      </w:r>
      <w:bookmarkEnd w:id="18"/>
    </w:p>
    <w:p w14:paraId="407F76D9" w14:textId="77777777" w:rsidR="00DE3A16" w:rsidRDefault="009F6F65">
      <w:pPr>
        <w:ind w:firstLine="420"/>
        <w:rPr>
          <w:rFonts w:ascii="仿宋" w:eastAsia="仿宋" w:hAnsi="仿宋"/>
          <w:sz w:val="28"/>
          <w:szCs w:val="28"/>
        </w:rPr>
      </w:pPr>
      <w:r>
        <w:rPr>
          <w:rFonts w:ascii="仿宋" w:eastAsia="仿宋" w:hAnsi="仿宋" w:hint="eastAsia"/>
          <w:sz w:val="28"/>
          <w:szCs w:val="28"/>
        </w:rPr>
        <w:t>是一款针对互联网行业深度垂直的微信公众号。其产品内容分为三块：文章推送、实习内推、求职技巧的线上培训。推送的文章内容主要为面试技巧的分享，不时会发布一些行业内的活动信息。实习内推板块则是和各个企业合作：企业给平台发放用人需求以及内推邮箱，互联派则将实习信息展示给平台用户，用户按照互联派提供的邮件格式将简历投递给相应的公司即可获得简历优先筛选的待遇。培训课程是平台请讲师通过视频的形式线上授课。</w:t>
      </w:r>
    </w:p>
    <w:p w14:paraId="74FF4B0E" w14:textId="77777777" w:rsidR="00DE3A16" w:rsidRDefault="009F6F65">
      <w:pPr>
        <w:ind w:firstLine="420"/>
        <w:rPr>
          <w:rFonts w:ascii="仿宋" w:eastAsia="仿宋" w:hAnsi="仿宋"/>
          <w:sz w:val="28"/>
          <w:szCs w:val="28"/>
        </w:rPr>
      </w:pPr>
      <w:r>
        <w:rPr>
          <w:rFonts w:ascii="仿宋" w:eastAsia="仿宋" w:hAnsi="仿宋" w:hint="eastAsia"/>
          <w:sz w:val="28"/>
          <w:szCs w:val="28"/>
        </w:rPr>
        <w:t>从互联派的功能来看，该平台更注重于求职渠道的提供。平台的资源时效性很强，只有当用户真正面临求职时才会派上用场。总体而言，互联派是一个简单、直接的互联网行业求职平台。</w:t>
      </w:r>
    </w:p>
    <w:p w14:paraId="00EF4B54" w14:textId="77777777" w:rsidR="00DE3A16" w:rsidRDefault="009F6F65">
      <w:pPr>
        <w:pStyle w:val="3"/>
      </w:pPr>
      <w:bookmarkStart w:id="19" w:name="_Toc487792259"/>
      <w:r>
        <w:rPr>
          <w:rFonts w:hint="eastAsia"/>
        </w:rPr>
        <w:lastRenderedPageBreak/>
        <w:t>2.4.</w:t>
      </w:r>
      <w:r>
        <w:t>2</w:t>
      </w:r>
      <w:r>
        <w:rPr>
          <w:rFonts w:hint="eastAsia"/>
        </w:rPr>
        <w:t>乔布堂（又称：乔布简历）</w:t>
      </w:r>
      <w:bookmarkEnd w:id="19"/>
    </w:p>
    <w:p w14:paraId="77299713" w14:textId="77777777" w:rsidR="00DE3A16" w:rsidRDefault="009F6F65">
      <w:pPr>
        <w:ind w:firstLine="420"/>
        <w:rPr>
          <w:rFonts w:ascii="仿宋" w:eastAsia="仿宋" w:hAnsi="仿宋"/>
          <w:sz w:val="28"/>
          <w:szCs w:val="28"/>
        </w:rPr>
      </w:pPr>
      <w:r>
        <w:rPr>
          <w:rFonts w:ascii="仿宋" w:eastAsia="仿宋" w:hAnsi="仿宋" w:hint="eastAsia"/>
          <w:sz w:val="28"/>
          <w:szCs w:val="28"/>
        </w:rPr>
        <w:t>乔布堂既有自己的APP，也有微信公众号。它是一个面向全行业的求职平台。乔布简历会要求用户建立一个较为全面的个人简历，里面涵盖了用户的教育背景、个人经历、技能标签等信息，平台会根据这些信息向用户推送相关行业的公司招聘信息（如：用户选择计算机专业，系统则会向用户推送互联网公司的招聘信息）。当用户通过乔布堂向某公司投递简历时、投递的就是平台要求用户所建立的个人简历，无需另外准备。乔布堂还根据用户建立的个人档案推出了“人才库”的功能，当用户的资料达到平台要求之后，该用户的资料会被投入“人才库”中并面向经过实名认证的企业HR展示。换言之，进入“人才库”的用户可能收到HR的入职邀请。除此之外，乔布堂还有“职播”板块，针对面试、求职中会碰到的各种问题请导师以直播的方式进行线上指点。</w:t>
      </w:r>
    </w:p>
    <w:p w14:paraId="1195B1A3" w14:textId="77777777" w:rsidR="00DE3A16" w:rsidRDefault="009F6F65">
      <w:pPr>
        <w:ind w:firstLine="420"/>
        <w:rPr>
          <w:rFonts w:ascii="仿宋" w:eastAsia="仿宋" w:hAnsi="仿宋"/>
          <w:sz w:val="28"/>
          <w:szCs w:val="28"/>
        </w:rPr>
      </w:pPr>
      <w:r>
        <w:rPr>
          <w:rFonts w:ascii="仿宋" w:eastAsia="仿宋" w:hAnsi="仿宋" w:hint="eastAsia"/>
          <w:sz w:val="28"/>
          <w:szCs w:val="28"/>
        </w:rPr>
        <w:t>除了求职信息的发布之外，乔布堂还注重于求职者能力的提升。通过“职播”功能，求职者可以在平台上感受到自己能力的提升（求职技巧方面）。而“人才库”的引进，让用人公司与求职个人的信息对接更加畅通。</w:t>
      </w:r>
    </w:p>
    <w:p w14:paraId="36CC714A" w14:textId="77777777" w:rsidR="00DE3A16" w:rsidRDefault="009F6F65">
      <w:pPr>
        <w:pStyle w:val="3"/>
      </w:pPr>
      <w:bookmarkStart w:id="20" w:name="_Toc487792260"/>
      <w:r>
        <w:rPr>
          <w:rFonts w:hint="eastAsia"/>
        </w:rPr>
        <w:t>2.4.3</w:t>
      </w:r>
      <w:r>
        <w:rPr>
          <w:rFonts w:hint="eastAsia"/>
        </w:rPr>
        <w:t>面包求职</w:t>
      </w:r>
      <w:bookmarkEnd w:id="20"/>
    </w:p>
    <w:p w14:paraId="5C22EAC3" w14:textId="77777777" w:rsidR="00DE3A16" w:rsidRDefault="009F6F65">
      <w:pPr>
        <w:ind w:firstLine="420"/>
        <w:rPr>
          <w:rFonts w:ascii="仿宋" w:eastAsia="仿宋" w:hAnsi="仿宋"/>
          <w:sz w:val="28"/>
          <w:szCs w:val="28"/>
        </w:rPr>
      </w:pPr>
      <w:r>
        <w:rPr>
          <w:rFonts w:ascii="仿宋" w:eastAsia="仿宋" w:hAnsi="仿宋" w:hint="eastAsia"/>
          <w:sz w:val="28"/>
          <w:szCs w:val="28"/>
        </w:rPr>
        <w:t>“面包求职，致力于打造最有温度的求职培训，充分利用商科领域强大的资源，结合互联网环境，弥补国内高校就业指导中心专业辅导的缺失，打破信息不对称性和固有的学校、专业天花板，提升简历</w:t>
      </w:r>
      <w:r>
        <w:rPr>
          <w:rFonts w:ascii="仿宋" w:eastAsia="仿宋" w:hAnsi="仿宋" w:hint="eastAsia"/>
          <w:sz w:val="28"/>
          <w:szCs w:val="28"/>
        </w:rPr>
        <w:lastRenderedPageBreak/>
        <w:t>吸引力、打造面试小达人、引荐人脉……让更多同学准确的定位适合自己的职位，掌握必备的应聘技巧和知识储备，最重要的是建立自信，最终斩获理想Offer。”</w:t>
      </w:r>
      <w:r>
        <w:rPr>
          <w:rFonts w:ascii="仿宋" w:eastAsia="仿宋" w:hAnsi="仿宋"/>
          <w:sz w:val="28"/>
          <w:szCs w:val="28"/>
        </w:rPr>
        <w:tab/>
      </w:r>
    </w:p>
    <w:p w14:paraId="42953499" w14:textId="77777777" w:rsidR="00DE3A16" w:rsidRDefault="009F6F65">
      <w:pPr>
        <w:ind w:firstLine="420"/>
        <w:rPr>
          <w:rFonts w:ascii="仿宋" w:eastAsia="仿宋" w:hAnsi="仿宋"/>
          <w:sz w:val="28"/>
          <w:szCs w:val="28"/>
        </w:rPr>
      </w:pPr>
      <w:r>
        <w:rPr>
          <w:rFonts w:ascii="仿宋" w:eastAsia="仿宋" w:hAnsi="仿宋" w:hint="eastAsia"/>
          <w:sz w:val="28"/>
          <w:szCs w:val="28"/>
        </w:rPr>
        <w:t>面包求职是一款以求职培训为主导的求职类微信公众号。在面包求职这个平台上，用户不仅可以了解各行业的企业招聘信息，阅读求职达人推荐的干货文章，还可以通过平台找到提升自身求职竞争力的培训课程。面包求职采用线上线下相结合的方式，着重打造优质的求职培训课程，培训方式主要有两种：线上采用大牛导师1对1直播授课形式；线下采用小班短期培训的形式进行。参加了培训课程的学员可以享受一年内无限制的内推服务。</w:t>
      </w:r>
    </w:p>
    <w:p w14:paraId="710FB1CA" w14:textId="77777777" w:rsidR="00DE3A16" w:rsidRDefault="009F6F65">
      <w:pPr>
        <w:ind w:firstLine="420"/>
        <w:rPr>
          <w:rFonts w:ascii="仿宋" w:eastAsia="仿宋" w:hAnsi="仿宋"/>
          <w:sz w:val="28"/>
          <w:szCs w:val="28"/>
        </w:rPr>
      </w:pPr>
      <w:r>
        <w:rPr>
          <w:rFonts w:ascii="仿宋" w:eastAsia="仿宋" w:hAnsi="仿宋" w:hint="eastAsia"/>
          <w:sz w:val="28"/>
          <w:szCs w:val="28"/>
        </w:rPr>
        <w:t>面包求职共开设行业课程107门。其中：咨询类（如：麦肯锡、思略特等）开设课程12门；会计事务所类开设课程13门；快消类开设课程11门；互联网类开设课程11门；金融类开设课程53门；其他共开设课程7门。</w:t>
      </w:r>
    </w:p>
    <w:p w14:paraId="022474EB" w14:textId="77777777" w:rsidR="00DE3A16" w:rsidRDefault="009F6F65">
      <w:pPr>
        <w:ind w:firstLine="420"/>
        <w:rPr>
          <w:rFonts w:ascii="仿宋" w:eastAsia="仿宋" w:hAnsi="仿宋"/>
          <w:sz w:val="28"/>
          <w:szCs w:val="28"/>
        </w:rPr>
      </w:pPr>
      <w:r>
        <w:rPr>
          <w:rFonts w:ascii="仿宋" w:eastAsia="仿宋" w:hAnsi="仿宋" w:hint="eastAsia"/>
          <w:sz w:val="28"/>
          <w:szCs w:val="28"/>
        </w:rPr>
        <w:t>通过对面包求职的课程安排分析可知，该平台发展战略是以金融类行业求职为发力点，做到单行业深度垂直，再向其他行业进行发散。</w:t>
      </w:r>
    </w:p>
    <w:p w14:paraId="4BA60974" w14:textId="77777777" w:rsidR="00DE3A16" w:rsidRDefault="009F6F65">
      <w:pPr>
        <w:pStyle w:val="3"/>
      </w:pPr>
      <w:bookmarkStart w:id="21" w:name="_Toc487792261"/>
      <w:r>
        <w:rPr>
          <w:rFonts w:hint="eastAsia"/>
        </w:rPr>
        <w:t>2.4.</w:t>
      </w:r>
      <w:r>
        <w:t>4</w:t>
      </w:r>
      <w:r>
        <w:rPr>
          <w:rFonts w:hint="eastAsia"/>
        </w:rPr>
        <w:t>竞品总结</w:t>
      </w:r>
      <w:bookmarkEnd w:id="21"/>
      <w:r>
        <w:rPr>
          <w:rFonts w:hint="eastAsia"/>
        </w:rPr>
        <w:t> </w:t>
      </w:r>
    </w:p>
    <w:p w14:paraId="3BC575D1" w14:textId="77777777" w:rsidR="00DE3A16" w:rsidRPr="00C535E5" w:rsidRDefault="009F6F65">
      <w:pPr>
        <w:ind w:firstLine="420"/>
        <w:rPr>
          <w:rFonts w:ascii="仿宋" w:eastAsia="仿宋" w:hAnsi="仿宋"/>
          <w:sz w:val="28"/>
          <w:szCs w:val="28"/>
        </w:rPr>
      </w:pPr>
      <w:r w:rsidRPr="00C535E5">
        <w:rPr>
          <w:rFonts w:ascii="仿宋" w:eastAsia="仿宋" w:hAnsi="仿宋" w:hint="eastAsia"/>
          <w:sz w:val="28"/>
          <w:szCs w:val="28"/>
        </w:rPr>
        <w:t>从产品服务理念的层面上看：</w:t>
      </w:r>
    </w:p>
    <w:p w14:paraId="2145B921" w14:textId="58AE9C6E" w:rsidR="00DE3A16" w:rsidRPr="00C535E5" w:rsidRDefault="009F6F65">
      <w:pPr>
        <w:ind w:firstLine="420"/>
        <w:rPr>
          <w:rFonts w:ascii="仿宋" w:eastAsia="仿宋" w:hAnsi="仿宋"/>
          <w:sz w:val="28"/>
          <w:szCs w:val="28"/>
        </w:rPr>
      </w:pPr>
      <w:r w:rsidRPr="00C535E5">
        <w:rPr>
          <w:rFonts w:ascii="仿宋" w:eastAsia="仿宋" w:hAnsi="仿宋" w:hint="eastAsia"/>
          <w:sz w:val="28"/>
          <w:szCs w:val="28"/>
        </w:rPr>
        <w:t>以上三款竞品各有不同，但产品的核心价值——求职都具有很强的时效性。产品追求在每年的求职季用短时间的产品服务为毕业生的</w:t>
      </w:r>
      <w:r w:rsidRPr="00C535E5">
        <w:rPr>
          <w:rFonts w:ascii="仿宋" w:eastAsia="仿宋" w:hAnsi="仿宋" w:hint="eastAsia"/>
          <w:sz w:val="28"/>
          <w:szCs w:val="28"/>
        </w:rPr>
        <w:lastRenderedPageBreak/>
        <w:t>求职助力。这种服务模式也就决定了产品</w:t>
      </w:r>
      <w:r w:rsidR="006E5339">
        <w:rPr>
          <w:rFonts w:ascii="仿宋" w:eastAsia="仿宋" w:hAnsi="仿宋" w:hint="eastAsia"/>
          <w:sz w:val="28"/>
          <w:szCs w:val="28"/>
        </w:rPr>
        <w:t>为用户提供服务的局限性</w:t>
      </w:r>
      <w:r w:rsidRPr="00C535E5">
        <w:rPr>
          <w:rFonts w:ascii="仿宋" w:eastAsia="仿宋" w:hAnsi="仿宋" w:hint="eastAsia"/>
          <w:sz w:val="28"/>
          <w:szCs w:val="28"/>
        </w:rPr>
        <w:t>。</w:t>
      </w:r>
    </w:p>
    <w:p w14:paraId="0ADBF78A" w14:textId="7DEAECFA" w:rsidR="00DE3A16" w:rsidRPr="00EF64C8" w:rsidRDefault="009F6F65">
      <w:pPr>
        <w:ind w:firstLineChars="200" w:firstLine="560"/>
        <w:rPr>
          <w:rFonts w:ascii="仿宋" w:eastAsia="仿宋" w:hAnsi="仿宋"/>
          <w:sz w:val="28"/>
          <w:szCs w:val="28"/>
        </w:rPr>
      </w:pPr>
      <w:r w:rsidRPr="006F4BA0">
        <w:rPr>
          <w:rFonts w:ascii="仿宋" w:eastAsia="仿宋" w:hAnsi="仿宋" w:hint="eastAsia"/>
          <w:sz w:val="28"/>
          <w:szCs w:val="28"/>
        </w:rPr>
        <w:t>而本项目组打造的大学生求职能力发展平台——及时，则以不同的理念服务于最终要走向求职的大学生：我们的产品会以长期陪伴的形式帮助大学生找到自己心仪的就业方向，并通过一步步的引导让用户明白</w:t>
      </w:r>
      <w:r w:rsidR="006E5339" w:rsidRPr="006F4BA0">
        <w:rPr>
          <w:rFonts w:ascii="仿宋" w:eastAsia="仿宋" w:hAnsi="仿宋" w:hint="eastAsia"/>
          <w:sz w:val="28"/>
          <w:szCs w:val="28"/>
        </w:rPr>
        <w:t>兴趣在</w:t>
      </w:r>
      <w:r w:rsidRPr="006F4BA0">
        <w:rPr>
          <w:rFonts w:ascii="仿宋" w:eastAsia="仿宋" w:hAnsi="仿宋" w:hint="eastAsia"/>
          <w:sz w:val="28"/>
          <w:szCs w:val="28"/>
        </w:rPr>
        <w:t>职业规划的重要性与必要性，激发用户提升自身能力的内在动力。</w:t>
      </w:r>
      <w:r w:rsidRPr="00EF64C8">
        <w:rPr>
          <w:rFonts w:ascii="仿宋" w:eastAsia="仿宋" w:hAnsi="仿宋" w:hint="eastAsia"/>
          <w:sz w:val="28"/>
          <w:szCs w:val="28"/>
        </w:rPr>
        <w:t>项目组认为，这种通过长期培养形成的能力已经不单单是求职时的技巧，更是用户的职业素养。平台通过数据的记录与展现，可以让用户清楚的看到自己的成长。一方面培养用户的习惯，提高了用户的粘性；另一方面平台可通过数据构建一个庞大的优质人才池，为平台的后市场提供了更多的可能性。</w:t>
      </w:r>
    </w:p>
    <w:p w14:paraId="33B426BA" w14:textId="77777777" w:rsidR="00DE3A16" w:rsidRPr="00B26362" w:rsidRDefault="009F6F65">
      <w:pPr>
        <w:ind w:firstLine="420"/>
        <w:rPr>
          <w:rFonts w:ascii="仿宋" w:eastAsia="仿宋" w:hAnsi="仿宋"/>
          <w:sz w:val="28"/>
          <w:szCs w:val="28"/>
        </w:rPr>
      </w:pPr>
      <w:r>
        <w:rPr>
          <w:rFonts w:ascii="MS Gothic" w:eastAsia="MS Gothic" w:hAnsi="MS Gothic" w:cs="MS Gothic" w:hint="eastAsia"/>
          <w:color w:val="FF0000"/>
          <w:sz w:val="28"/>
          <w:szCs w:val="28"/>
        </w:rPr>
        <w:t>​</w:t>
      </w:r>
      <w:r w:rsidRPr="00B26362">
        <w:rPr>
          <w:rFonts w:ascii="仿宋" w:eastAsia="仿宋" w:hAnsi="仿宋" w:cs="宋体" w:hint="eastAsia"/>
          <w:sz w:val="28"/>
          <w:szCs w:val="28"/>
        </w:rPr>
        <w:t>从产品功能的层面上看</w:t>
      </w:r>
      <w:r w:rsidRPr="00B26362">
        <w:rPr>
          <w:rFonts w:ascii="仿宋" w:eastAsia="仿宋" w:hAnsi="仿宋" w:hint="eastAsia"/>
          <w:sz w:val="28"/>
          <w:szCs w:val="28"/>
        </w:rPr>
        <w:t>：</w:t>
      </w:r>
    </w:p>
    <w:tbl>
      <w:tblPr>
        <w:tblStyle w:val="af4"/>
        <w:tblW w:w="8296" w:type="dxa"/>
        <w:tblLayout w:type="fixed"/>
        <w:tblLook w:val="04A0" w:firstRow="1" w:lastRow="0" w:firstColumn="1" w:lastColumn="0" w:noHBand="0" w:noVBand="1"/>
      </w:tblPr>
      <w:tblGrid>
        <w:gridCol w:w="1659"/>
        <w:gridCol w:w="1659"/>
        <w:gridCol w:w="1659"/>
        <w:gridCol w:w="1659"/>
        <w:gridCol w:w="1660"/>
      </w:tblGrid>
      <w:tr w:rsidR="00DE3A16" w:rsidRPr="00B26362" w14:paraId="12EC523A" w14:textId="77777777">
        <w:tc>
          <w:tcPr>
            <w:tcW w:w="1659" w:type="dxa"/>
          </w:tcPr>
          <w:p w14:paraId="213E6CE3" w14:textId="77777777" w:rsidR="00DE3A16" w:rsidRPr="00B26362" w:rsidRDefault="009F6F65">
            <w:pPr>
              <w:jc w:val="center"/>
              <w:rPr>
                <w:rFonts w:asciiTheme="minorEastAsia" w:hAnsiTheme="minorEastAsia"/>
                <w:b/>
                <w:szCs w:val="21"/>
              </w:rPr>
            </w:pPr>
            <w:r w:rsidRPr="00B26362">
              <w:rPr>
                <w:rFonts w:asciiTheme="minorEastAsia" w:hAnsiTheme="minorEastAsia" w:hint="eastAsia"/>
                <w:b/>
                <w:szCs w:val="21"/>
              </w:rPr>
              <w:t>功能列表</w:t>
            </w:r>
          </w:p>
        </w:tc>
        <w:tc>
          <w:tcPr>
            <w:tcW w:w="1659" w:type="dxa"/>
          </w:tcPr>
          <w:p w14:paraId="72E40698" w14:textId="77777777" w:rsidR="00DE3A16" w:rsidRPr="00B26362" w:rsidRDefault="009F6F65">
            <w:pPr>
              <w:jc w:val="center"/>
              <w:rPr>
                <w:rFonts w:asciiTheme="minorEastAsia" w:hAnsiTheme="minorEastAsia"/>
                <w:b/>
                <w:szCs w:val="21"/>
              </w:rPr>
            </w:pPr>
            <w:r w:rsidRPr="00B26362">
              <w:rPr>
                <w:rFonts w:asciiTheme="minorEastAsia" w:hAnsiTheme="minorEastAsia" w:hint="eastAsia"/>
                <w:b/>
                <w:szCs w:val="21"/>
              </w:rPr>
              <w:t>互联派</w:t>
            </w:r>
          </w:p>
        </w:tc>
        <w:tc>
          <w:tcPr>
            <w:tcW w:w="1659" w:type="dxa"/>
          </w:tcPr>
          <w:p w14:paraId="30DDF606" w14:textId="77777777" w:rsidR="00DE3A16" w:rsidRPr="00B26362" w:rsidRDefault="009F6F65">
            <w:pPr>
              <w:jc w:val="center"/>
              <w:rPr>
                <w:rFonts w:asciiTheme="minorEastAsia" w:hAnsiTheme="minorEastAsia"/>
                <w:b/>
                <w:szCs w:val="21"/>
              </w:rPr>
            </w:pPr>
            <w:r w:rsidRPr="00B26362">
              <w:rPr>
                <w:rFonts w:asciiTheme="minorEastAsia" w:hAnsiTheme="minorEastAsia" w:hint="eastAsia"/>
                <w:b/>
                <w:szCs w:val="21"/>
              </w:rPr>
              <w:t>乔布堂</w:t>
            </w:r>
          </w:p>
        </w:tc>
        <w:tc>
          <w:tcPr>
            <w:tcW w:w="1659" w:type="dxa"/>
          </w:tcPr>
          <w:p w14:paraId="4E3400F2" w14:textId="77777777" w:rsidR="00DE3A16" w:rsidRPr="00B26362" w:rsidRDefault="009F6F65">
            <w:pPr>
              <w:jc w:val="center"/>
              <w:rPr>
                <w:rFonts w:asciiTheme="minorEastAsia" w:hAnsiTheme="minorEastAsia"/>
                <w:b/>
                <w:szCs w:val="21"/>
              </w:rPr>
            </w:pPr>
            <w:r w:rsidRPr="00B26362">
              <w:rPr>
                <w:rFonts w:asciiTheme="minorEastAsia" w:hAnsiTheme="minorEastAsia" w:hint="eastAsia"/>
                <w:b/>
                <w:szCs w:val="21"/>
              </w:rPr>
              <w:t>面包求职</w:t>
            </w:r>
          </w:p>
        </w:tc>
        <w:tc>
          <w:tcPr>
            <w:tcW w:w="1660" w:type="dxa"/>
          </w:tcPr>
          <w:p w14:paraId="3C1529AB" w14:textId="77777777" w:rsidR="00DE3A16" w:rsidRPr="00B26362" w:rsidRDefault="009F6F65">
            <w:pPr>
              <w:jc w:val="center"/>
              <w:rPr>
                <w:rFonts w:asciiTheme="minorEastAsia" w:hAnsiTheme="minorEastAsia"/>
                <w:b/>
                <w:szCs w:val="21"/>
              </w:rPr>
            </w:pPr>
            <w:r w:rsidRPr="00B26362">
              <w:rPr>
                <w:rFonts w:asciiTheme="minorEastAsia" w:hAnsiTheme="minorEastAsia" w:hint="eastAsia"/>
                <w:b/>
                <w:szCs w:val="21"/>
              </w:rPr>
              <w:t>及时</w:t>
            </w:r>
          </w:p>
        </w:tc>
      </w:tr>
      <w:tr w:rsidR="00DE3A16" w:rsidRPr="00B26362" w14:paraId="341973E2" w14:textId="77777777">
        <w:tc>
          <w:tcPr>
            <w:tcW w:w="1659" w:type="dxa"/>
          </w:tcPr>
          <w:p w14:paraId="0F1B2B07"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t>干货推文</w:t>
            </w:r>
          </w:p>
        </w:tc>
        <w:tc>
          <w:tcPr>
            <w:tcW w:w="1659" w:type="dxa"/>
          </w:tcPr>
          <w:p w14:paraId="204E689D"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59" w:type="dxa"/>
          </w:tcPr>
          <w:p w14:paraId="7B1003EE"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59" w:type="dxa"/>
          </w:tcPr>
          <w:p w14:paraId="3073CACE"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60" w:type="dxa"/>
          </w:tcPr>
          <w:p w14:paraId="653818BA"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r>
      <w:tr w:rsidR="00DE3A16" w:rsidRPr="00B26362" w14:paraId="63AE30AB" w14:textId="77777777">
        <w:tc>
          <w:tcPr>
            <w:tcW w:w="1659" w:type="dxa"/>
          </w:tcPr>
          <w:p w14:paraId="4F7F768C"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t>简历编辑</w:t>
            </w:r>
          </w:p>
        </w:tc>
        <w:tc>
          <w:tcPr>
            <w:tcW w:w="1659" w:type="dxa"/>
          </w:tcPr>
          <w:p w14:paraId="67F3C3B4" w14:textId="77777777" w:rsidR="00DE3A16" w:rsidRPr="00B26362" w:rsidRDefault="00DE3A16">
            <w:pPr>
              <w:jc w:val="center"/>
              <w:rPr>
                <w:rFonts w:asciiTheme="minorEastAsia" w:hAnsiTheme="minorEastAsia"/>
                <w:szCs w:val="21"/>
              </w:rPr>
            </w:pPr>
          </w:p>
        </w:tc>
        <w:tc>
          <w:tcPr>
            <w:tcW w:w="1659" w:type="dxa"/>
          </w:tcPr>
          <w:p w14:paraId="0DA7D158"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59" w:type="dxa"/>
          </w:tcPr>
          <w:p w14:paraId="7A16E798" w14:textId="77777777" w:rsidR="00DE3A16" w:rsidRPr="00B26362" w:rsidRDefault="00DE3A16">
            <w:pPr>
              <w:jc w:val="center"/>
              <w:rPr>
                <w:rFonts w:asciiTheme="minorEastAsia" w:hAnsiTheme="minorEastAsia"/>
                <w:szCs w:val="21"/>
              </w:rPr>
            </w:pPr>
          </w:p>
        </w:tc>
        <w:tc>
          <w:tcPr>
            <w:tcW w:w="1660" w:type="dxa"/>
          </w:tcPr>
          <w:p w14:paraId="5BBFAF1F" w14:textId="720E9945" w:rsidR="00DE3A16" w:rsidRPr="00B26362" w:rsidRDefault="00EF64C8">
            <w:pPr>
              <w:jc w:val="center"/>
              <w:rPr>
                <w:rFonts w:asciiTheme="minorEastAsia" w:hAnsiTheme="minorEastAsia"/>
                <w:szCs w:val="21"/>
              </w:rPr>
            </w:pPr>
            <w:r w:rsidRPr="00B26362">
              <w:rPr>
                <w:rFonts w:asciiTheme="minorEastAsia" w:hAnsiTheme="minorEastAsia" w:hint="eastAsia"/>
                <w:szCs w:val="21"/>
              </w:rPr>
              <w:sym w:font="Wingdings 2" w:char="F050"/>
            </w:r>
          </w:p>
        </w:tc>
      </w:tr>
      <w:tr w:rsidR="00DE3A16" w:rsidRPr="00B26362" w14:paraId="1F1C2BCE" w14:textId="77777777">
        <w:tc>
          <w:tcPr>
            <w:tcW w:w="1659" w:type="dxa"/>
          </w:tcPr>
          <w:p w14:paraId="2C8E0C5B"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t>实习内推</w:t>
            </w:r>
          </w:p>
        </w:tc>
        <w:tc>
          <w:tcPr>
            <w:tcW w:w="1659" w:type="dxa"/>
          </w:tcPr>
          <w:p w14:paraId="607CB8AD"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59" w:type="dxa"/>
          </w:tcPr>
          <w:p w14:paraId="2BC5B8D7"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59" w:type="dxa"/>
          </w:tcPr>
          <w:p w14:paraId="5B50CA79"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60" w:type="dxa"/>
          </w:tcPr>
          <w:p w14:paraId="457470E7"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r>
      <w:tr w:rsidR="00DE3A16" w:rsidRPr="00B26362" w14:paraId="4C0DF267" w14:textId="77777777">
        <w:tc>
          <w:tcPr>
            <w:tcW w:w="1659" w:type="dxa"/>
          </w:tcPr>
          <w:p w14:paraId="16C9482B"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t>在线课程</w:t>
            </w:r>
          </w:p>
        </w:tc>
        <w:tc>
          <w:tcPr>
            <w:tcW w:w="1659" w:type="dxa"/>
          </w:tcPr>
          <w:p w14:paraId="42E2544A"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59" w:type="dxa"/>
          </w:tcPr>
          <w:p w14:paraId="7FC87D56"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59" w:type="dxa"/>
          </w:tcPr>
          <w:p w14:paraId="497D4002"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60" w:type="dxa"/>
          </w:tcPr>
          <w:p w14:paraId="650D58A1"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r>
      <w:tr w:rsidR="00DE3A16" w:rsidRPr="00B26362" w14:paraId="3ECCB29B" w14:textId="77777777">
        <w:tc>
          <w:tcPr>
            <w:tcW w:w="1659" w:type="dxa"/>
          </w:tcPr>
          <w:p w14:paraId="4E19320F"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t>线下培训</w:t>
            </w:r>
          </w:p>
        </w:tc>
        <w:tc>
          <w:tcPr>
            <w:tcW w:w="1659" w:type="dxa"/>
          </w:tcPr>
          <w:p w14:paraId="37A23EB8" w14:textId="77777777" w:rsidR="00DE3A16" w:rsidRPr="00B26362" w:rsidRDefault="00DE3A16">
            <w:pPr>
              <w:jc w:val="center"/>
              <w:rPr>
                <w:rFonts w:asciiTheme="minorEastAsia" w:hAnsiTheme="minorEastAsia"/>
                <w:szCs w:val="21"/>
              </w:rPr>
            </w:pPr>
          </w:p>
        </w:tc>
        <w:tc>
          <w:tcPr>
            <w:tcW w:w="1659" w:type="dxa"/>
          </w:tcPr>
          <w:p w14:paraId="664CE771" w14:textId="77777777" w:rsidR="00DE3A16" w:rsidRPr="00B26362" w:rsidRDefault="00DE3A16">
            <w:pPr>
              <w:jc w:val="center"/>
              <w:rPr>
                <w:rFonts w:asciiTheme="minorEastAsia" w:hAnsiTheme="minorEastAsia"/>
                <w:szCs w:val="21"/>
              </w:rPr>
            </w:pPr>
          </w:p>
        </w:tc>
        <w:tc>
          <w:tcPr>
            <w:tcW w:w="1659" w:type="dxa"/>
          </w:tcPr>
          <w:p w14:paraId="2F57C8A5"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60" w:type="dxa"/>
          </w:tcPr>
          <w:p w14:paraId="55B93FAD" w14:textId="516A89A4" w:rsidR="00DE3A16" w:rsidRPr="00B26362" w:rsidRDefault="00DE3A16">
            <w:pPr>
              <w:jc w:val="center"/>
              <w:rPr>
                <w:rFonts w:asciiTheme="minorEastAsia" w:hAnsiTheme="minorEastAsia"/>
                <w:szCs w:val="21"/>
              </w:rPr>
            </w:pPr>
          </w:p>
        </w:tc>
      </w:tr>
      <w:tr w:rsidR="00DE3A16" w:rsidRPr="00B26362" w14:paraId="36C3ECD0" w14:textId="77777777">
        <w:tc>
          <w:tcPr>
            <w:tcW w:w="1659" w:type="dxa"/>
          </w:tcPr>
          <w:p w14:paraId="4DECA738"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t>导师在线指导</w:t>
            </w:r>
          </w:p>
        </w:tc>
        <w:tc>
          <w:tcPr>
            <w:tcW w:w="1659" w:type="dxa"/>
          </w:tcPr>
          <w:p w14:paraId="0AD7F10E" w14:textId="77777777" w:rsidR="00DE3A16" w:rsidRPr="00B26362" w:rsidRDefault="00DE3A16">
            <w:pPr>
              <w:jc w:val="center"/>
              <w:rPr>
                <w:rFonts w:asciiTheme="minorEastAsia" w:hAnsiTheme="minorEastAsia"/>
                <w:szCs w:val="21"/>
              </w:rPr>
            </w:pPr>
          </w:p>
        </w:tc>
        <w:tc>
          <w:tcPr>
            <w:tcW w:w="1659" w:type="dxa"/>
          </w:tcPr>
          <w:p w14:paraId="1947542B" w14:textId="77777777" w:rsidR="00DE3A16" w:rsidRPr="00B26362" w:rsidRDefault="00DE3A16">
            <w:pPr>
              <w:jc w:val="center"/>
              <w:rPr>
                <w:rFonts w:asciiTheme="minorEastAsia" w:hAnsiTheme="minorEastAsia"/>
                <w:szCs w:val="21"/>
              </w:rPr>
            </w:pPr>
          </w:p>
        </w:tc>
        <w:tc>
          <w:tcPr>
            <w:tcW w:w="1659" w:type="dxa"/>
          </w:tcPr>
          <w:p w14:paraId="6074C44B"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c>
          <w:tcPr>
            <w:tcW w:w="1660" w:type="dxa"/>
          </w:tcPr>
          <w:p w14:paraId="7A9B66CE" w14:textId="7E5B7119" w:rsidR="00DE3A16" w:rsidRPr="00B26362" w:rsidRDefault="00DE3A16">
            <w:pPr>
              <w:jc w:val="center"/>
              <w:rPr>
                <w:rFonts w:asciiTheme="minorEastAsia" w:hAnsiTheme="minorEastAsia"/>
                <w:szCs w:val="21"/>
              </w:rPr>
            </w:pPr>
          </w:p>
        </w:tc>
      </w:tr>
      <w:tr w:rsidR="00DE3A16" w:rsidRPr="00B26362" w14:paraId="62810DC2" w14:textId="77777777">
        <w:tc>
          <w:tcPr>
            <w:tcW w:w="1659" w:type="dxa"/>
          </w:tcPr>
          <w:p w14:paraId="1560CAB2" w14:textId="67F98A44" w:rsidR="00DE3A16" w:rsidRPr="00B26362" w:rsidRDefault="008F7881">
            <w:pPr>
              <w:jc w:val="center"/>
              <w:rPr>
                <w:rFonts w:asciiTheme="minorEastAsia" w:hAnsiTheme="minorEastAsia"/>
                <w:szCs w:val="21"/>
              </w:rPr>
            </w:pPr>
            <w:r w:rsidRPr="00B26362">
              <w:rPr>
                <w:rFonts w:asciiTheme="minorEastAsia" w:hAnsiTheme="minorEastAsia" w:hint="eastAsia"/>
                <w:szCs w:val="21"/>
              </w:rPr>
              <w:t>能力提升方案</w:t>
            </w:r>
          </w:p>
        </w:tc>
        <w:tc>
          <w:tcPr>
            <w:tcW w:w="1659" w:type="dxa"/>
          </w:tcPr>
          <w:p w14:paraId="3D4CCE0E" w14:textId="77777777" w:rsidR="00DE3A16" w:rsidRPr="00B26362" w:rsidRDefault="00DE3A16">
            <w:pPr>
              <w:jc w:val="center"/>
              <w:rPr>
                <w:rFonts w:asciiTheme="minorEastAsia" w:hAnsiTheme="minorEastAsia"/>
                <w:szCs w:val="21"/>
              </w:rPr>
            </w:pPr>
          </w:p>
        </w:tc>
        <w:tc>
          <w:tcPr>
            <w:tcW w:w="1659" w:type="dxa"/>
          </w:tcPr>
          <w:p w14:paraId="4689BC30" w14:textId="77777777" w:rsidR="00DE3A16" w:rsidRPr="00B26362" w:rsidRDefault="00DE3A16">
            <w:pPr>
              <w:jc w:val="center"/>
              <w:rPr>
                <w:rFonts w:asciiTheme="minorEastAsia" w:hAnsiTheme="minorEastAsia"/>
                <w:szCs w:val="21"/>
              </w:rPr>
            </w:pPr>
          </w:p>
        </w:tc>
        <w:tc>
          <w:tcPr>
            <w:tcW w:w="1659" w:type="dxa"/>
          </w:tcPr>
          <w:p w14:paraId="2D0553C2" w14:textId="77777777" w:rsidR="00DE3A16" w:rsidRPr="00B26362" w:rsidRDefault="00DE3A16">
            <w:pPr>
              <w:jc w:val="center"/>
              <w:rPr>
                <w:rFonts w:asciiTheme="minorEastAsia" w:hAnsiTheme="minorEastAsia"/>
                <w:szCs w:val="21"/>
              </w:rPr>
            </w:pPr>
          </w:p>
        </w:tc>
        <w:tc>
          <w:tcPr>
            <w:tcW w:w="1660" w:type="dxa"/>
          </w:tcPr>
          <w:p w14:paraId="406AF68B" w14:textId="77777777" w:rsidR="00DE3A16" w:rsidRPr="00B26362" w:rsidRDefault="009F6F65">
            <w:pPr>
              <w:jc w:val="center"/>
              <w:rPr>
                <w:rFonts w:asciiTheme="minorEastAsia" w:hAnsiTheme="minorEastAsia"/>
                <w:szCs w:val="21"/>
              </w:rPr>
            </w:pPr>
            <w:r w:rsidRPr="00B26362">
              <w:rPr>
                <w:rFonts w:asciiTheme="minorEastAsia" w:hAnsiTheme="minorEastAsia" w:hint="eastAsia"/>
                <w:szCs w:val="21"/>
              </w:rPr>
              <w:sym w:font="Wingdings 2" w:char="F050"/>
            </w:r>
          </w:p>
        </w:tc>
      </w:tr>
      <w:tr w:rsidR="00B26362" w:rsidRPr="00B26362" w14:paraId="34F07BCB" w14:textId="77777777">
        <w:tc>
          <w:tcPr>
            <w:tcW w:w="1659" w:type="dxa"/>
          </w:tcPr>
          <w:p w14:paraId="0BF1D000" w14:textId="1CA6A416" w:rsidR="00B26362" w:rsidRPr="00B26362" w:rsidRDefault="00B26362">
            <w:pPr>
              <w:jc w:val="center"/>
              <w:rPr>
                <w:rFonts w:asciiTheme="minorEastAsia" w:hAnsiTheme="minorEastAsia"/>
                <w:szCs w:val="21"/>
              </w:rPr>
            </w:pPr>
            <w:r>
              <w:rPr>
                <w:rFonts w:asciiTheme="minorEastAsia" w:hAnsiTheme="minorEastAsia" w:hint="eastAsia"/>
                <w:szCs w:val="21"/>
              </w:rPr>
              <w:t>个性化服务</w:t>
            </w:r>
          </w:p>
        </w:tc>
        <w:tc>
          <w:tcPr>
            <w:tcW w:w="1659" w:type="dxa"/>
          </w:tcPr>
          <w:p w14:paraId="56C54CEA" w14:textId="77777777" w:rsidR="00B26362" w:rsidRPr="00B26362" w:rsidRDefault="00B26362">
            <w:pPr>
              <w:jc w:val="center"/>
              <w:rPr>
                <w:rFonts w:asciiTheme="minorEastAsia" w:hAnsiTheme="minorEastAsia"/>
                <w:szCs w:val="21"/>
              </w:rPr>
            </w:pPr>
          </w:p>
        </w:tc>
        <w:tc>
          <w:tcPr>
            <w:tcW w:w="1659" w:type="dxa"/>
          </w:tcPr>
          <w:p w14:paraId="6A24A0B2" w14:textId="77777777" w:rsidR="00B26362" w:rsidRPr="00B26362" w:rsidRDefault="00B26362">
            <w:pPr>
              <w:jc w:val="center"/>
              <w:rPr>
                <w:rFonts w:asciiTheme="minorEastAsia" w:hAnsiTheme="minorEastAsia"/>
                <w:szCs w:val="21"/>
              </w:rPr>
            </w:pPr>
          </w:p>
        </w:tc>
        <w:tc>
          <w:tcPr>
            <w:tcW w:w="1659" w:type="dxa"/>
          </w:tcPr>
          <w:p w14:paraId="1A35B7E4" w14:textId="77777777" w:rsidR="00B26362" w:rsidRPr="00B26362" w:rsidRDefault="00B26362">
            <w:pPr>
              <w:jc w:val="center"/>
              <w:rPr>
                <w:rFonts w:asciiTheme="minorEastAsia" w:hAnsiTheme="minorEastAsia"/>
                <w:szCs w:val="21"/>
              </w:rPr>
            </w:pPr>
          </w:p>
        </w:tc>
        <w:tc>
          <w:tcPr>
            <w:tcW w:w="1660" w:type="dxa"/>
          </w:tcPr>
          <w:p w14:paraId="19DC5689" w14:textId="46841AB8" w:rsidR="00B26362" w:rsidRPr="00B26362" w:rsidRDefault="00D857DB">
            <w:pPr>
              <w:jc w:val="center"/>
              <w:rPr>
                <w:rFonts w:asciiTheme="minorEastAsia" w:hAnsiTheme="minorEastAsia"/>
                <w:szCs w:val="21"/>
              </w:rPr>
            </w:pPr>
            <w:r w:rsidRPr="00B26362">
              <w:rPr>
                <w:rFonts w:asciiTheme="minorEastAsia" w:hAnsiTheme="minorEastAsia" w:hint="eastAsia"/>
                <w:szCs w:val="21"/>
              </w:rPr>
              <w:sym w:font="Wingdings 2" w:char="F050"/>
            </w:r>
          </w:p>
        </w:tc>
      </w:tr>
    </w:tbl>
    <w:p w14:paraId="0BF9AE76" w14:textId="77777777" w:rsidR="00DE3A16" w:rsidRPr="00B26362" w:rsidRDefault="009F6F65">
      <w:pPr>
        <w:ind w:left="2520" w:firstLine="420"/>
        <w:rPr>
          <w:sz w:val="24"/>
          <w:szCs w:val="24"/>
        </w:rPr>
      </w:pPr>
      <w:r w:rsidRPr="00B26362">
        <w:rPr>
          <w:rFonts w:ascii="宋体" w:eastAsia="宋体" w:hAnsi="宋体" w:cs="宋体" w:hint="eastAsia"/>
          <w:szCs w:val="21"/>
        </w:rPr>
        <w:t>表2 竞品功能分析</w:t>
      </w:r>
    </w:p>
    <w:p w14:paraId="04A69653" w14:textId="2C76089A" w:rsidR="00DE3A16" w:rsidRPr="009930C0" w:rsidRDefault="009F6F65">
      <w:pPr>
        <w:ind w:firstLine="420"/>
        <w:rPr>
          <w:rFonts w:ascii="仿宋" w:eastAsia="仿宋" w:hAnsi="仿宋"/>
          <w:sz w:val="28"/>
          <w:szCs w:val="28"/>
        </w:rPr>
      </w:pPr>
      <w:r w:rsidRPr="009930C0">
        <w:rPr>
          <w:rFonts w:ascii="仿宋" w:eastAsia="仿宋" w:hAnsi="仿宋" w:hint="eastAsia"/>
          <w:sz w:val="28"/>
          <w:szCs w:val="28"/>
        </w:rPr>
        <w:t>职业能力提升作为平台业务的重要一环，平台希望为用户提供方</w:t>
      </w:r>
      <w:r w:rsidR="009930C0">
        <w:rPr>
          <w:rFonts w:ascii="仿宋" w:eastAsia="仿宋" w:hAnsi="仿宋" w:hint="eastAsia"/>
          <w:sz w:val="28"/>
          <w:szCs w:val="28"/>
        </w:rPr>
        <w:lastRenderedPageBreak/>
        <w:t>便易得的资源。故而</w:t>
      </w:r>
      <w:r w:rsidRPr="009930C0">
        <w:rPr>
          <w:rFonts w:ascii="仿宋" w:eastAsia="仿宋" w:hAnsi="仿宋" w:hint="eastAsia"/>
          <w:sz w:val="28"/>
          <w:szCs w:val="28"/>
        </w:rPr>
        <w:t>保留了干货推文与在线课程功能板块。</w:t>
      </w:r>
    </w:p>
    <w:p w14:paraId="05E19D23" w14:textId="327AE8D6" w:rsidR="00DE3A16" w:rsidRPr="009930C0" w:rsidRDefault="009F6F65">
      <w:pPr>
        <w:ind w:firstLine="420"/>
        <w:rPr>
          <w:rFonts w:ascii="仿宋" w:eastAsia="仿宋" w:hAnsi="仿宋"/>
          <w:sz w:val="28"/>
          <w:szCs w:val="28"/>
        </w:rPr>
      </w:pPr>
      <w:r w:rsidRPr="009930C0">
        <w:rPr>
          <w:rFonts w:ascii="仿宋" w:eastAsia="仿宋" w:hAnsi="仿宋" w:hint="eastAsia"/>
          <w:sz w:val="28"/>
          <w:szCs w:val="28"/>
        </w:rPr>
        <w:t>任务板块是产品的一大特色功能。能力的学习，个人的成长是一个长期性过程，如何才能“陪伴”用户，在对职业产生兴趣之前，度过烦躁期；如何陪伴用户在长期性的学习中，保持新鲜感直到掌握技能。本产品将职业所需能力量化，分成各个小任务，</w:t>
      </w:r>
      <w:r w:rsidR="009930C0">
        <w:rPr>
          <w:rFonts w:ascii="仿宋" w:eastAsia="仿宋" w:hAnsi="仿宋" w:hint="eastAsia"/>
          <w:sz w:val="28"/>
          <w:szCs w:val="28"/>
        </w:rPr>
        <w:t>通过智能推荐的方式</w:t>
      </w:r>
      <w:r w:rsidRPr="009930C0">
        <w:rPr>
          <w:rFonts w:ascii="仿宋" w:eastAsia="仿宋" w:hAnsi="仿宋" w:hint="eastAsia"/>
          <w:sz w:val="28"/>
          <w:szCs w:val="28"/>
        </w:rPr>
        <w:t>陪伴用户的成长。并且对于不同的用户，同样的目标，可以有多种任务呈现方式。</w:t>
      </w:r>
    </w:p>
    <w:p w14:paraId="3B55F6EC" w14:textId="77777777" w:rsidR="00DE3A16" w:rsidRPr="004033E6" w:rsidRDefault="009F6F65">
      <w:pPr>
        <w:ind w:firstLine="420"/>
        <w:rPr>
          <w:rFonts w:ascii="仿宋" w:eastAsia="仿宋" w:hAnsi="仿宋"/>
          <w:sz w:val="28"/>
          <w:szCs w:val="28"/>
        </w:rPr>
      </w:pPr>
      <w:r w:rsidRPr="004033E6">
        <w:rPr>
          <w:rFonts w:ascii="仿宋" w:eastAsia="仿宋" w:hAnsi="仿宋" w:hint="eastAsia"/>
          <w:sz w:val="28"/>
          <w:szCs w:val="28"/>
        </w:rPr>
        <w:t>根据文件调查发现，大学学生更倾向于向学长学姐寻求经验教训，故而产品开设了前辈在线提问的功能。用户可根据自身存在的问题向前辈提问。</w:t>
      </w:r>
    </w:p>
    <w:p w14:paraId="6BEE7FD8" w14:textId="77777777" w:rsidR="00DE3A16" w:rsidRPr="004033E6" w:rsidRDefault="009F6F65">
      <w:pPr>
        <w:ind w:firstLine="420"/>
        <w:rPr>
          <w:rFonts w:ascii="仿宋" w:eastAsia="仿宋" w:hAnsi="仿宋"/>
          <w:sz w:val="28"/>
          <w:szCs w:val="28"/>
        </w:rPr>
      </w:pPr>
      <w:r w:rsidRPr="004033E6">
        <w:rPr>
          <w:rFonts w:ascii="仿宋" w:eastAsia="仿宋" w:hAnsi="仿宋" w:hint="eastAsia"/>
          <w:sz w:val="28"/>
          <w:szCs w:val="28"/>
        </w:rPr>
        <w:t>综合产品理念及功能设计来看，及时虽然与上述三款产品在大学生求职能力提升环节构成竞争关系，但从全面的产品定位及用户群体细分来看，及时更注重对用户的兴趣发现，持久陪伴和任务式的能力提升，与求职环节相辅相成。项目组有理由相信，若“及时”平台坚持自己的产品特色，定能在互联网+大学生求职的蓝海立足。</w:t>
      </w:r>
    </w:p>
    <w:p w14:paraId="37AB5F94" w14:textId="77777777" w:rsidR="00DE3A16" w:rsidRDefault="00DE3A16">
      <w:pPr>
        <w:ind w:firstLine="420"/>
        <w:rPr>
          <w:rFonts w:ascii="仿宋" w:eastAsia="仿宋" w:hAnsi="仿宋"/>
          <w:sz w:val="28"/>
          <w:szCs w:val="28"/>
        </w:rPr>
      </w:pPr>
    </w:p>
    <w:p w14:paraId="447E9000" w14:textId="77777777" w:rsidR="00DE3A16" w:rsidRDefault="00DE3A16">
      <w:pPr>
        <w:ind w:firstLine="420"/>
        <w:rPr>
          <w:rFonts w:ascii="仿宋" w:eastAsia="仿宋" w:hAnsi="仿宋"/>
          <w:sz w:val="28"/>
          <w:szCs w:val="28"/>
        </w:rPr>
      </w:pPr>
    </w:p>
    <w:p w14:paraId="466724AB" w14:textId="77777777" w:rsidR="00DE3A16" w:rsidRDefault="00DE3A16">
      <w:pPr>
        <w:ind w:firstLine="420"/>
        <w:rPr>
          <w:rFonts w:ascii="仿宋" w:eastAsia="仿宋" w:hAnsi="仿宋"/>
          <w:sz w:val="28"/>
          <w:szCs w:val="28"/>
        </w:rPr>
      </w:pPr>
    </w:p>
    <w:p w14:paraId="7DF697B3" w14:textId="77777777" w:rsidR="00DE3A16" w:rsidRDefault="00DE3A16">
      <w:pPr>
        <w:ind w:firstLine="420"/>
        <w:rPr>
          <w:rFonts w:ascii="仿宋" w:eastAsia="仿宋" w:hAnsi="仿宋"/>
          <w:sz w:val="28"/>
          <w:szCs w:val="28"/>
        </w:rPr>
      </w:pPr>
    </w:p>
    <w:p w14:paraId="78269739" w14:textId="77777777" w:rsidR="00DE3A16" w:rsidRDefault="00DE3A16">
      <w:pPr>
        <w:ind w:firstLine="420"/>
        <w:rPr>
          <w:rFonts w:ascii="仿宋" w:eastAsia="仿宋" w:hAnsi="仿宋"/>
          <w:sz w:val="28"/>
          <w:szCs w:val="28"/>
        </w:rPr>
      </w:pPr>
    </w:p>
    <w:p w14:paraId="7B8466CE" w14:textId="77777777" w:rsidR="00DE3A16" w:rsidRDefault="00DE3A16">
      <w:pPr>
        <w:ind w:firstLine="420"/>
        <w:rPr>
          <w:rFonts w:ascii="仿宋" w:eastAsia="仿宋" w:hAnsi="仿宋"/>
          <w:sz w:val="28"/>
          <w:szCs w:val="28"/>
        </w:rPr>
      </w:pPr>
    </w:p>
    <w:p w14:paraId="2168EBD7" w14:textId="77777777" w:rsidR="00DE3A16" w:rsidRDefault="009F6F65">
      <w:pPr>
        <w:pStyle w:val="2"/>
      </w:pPr>
      <w:bookmarkStart w:id="22" w:name="_Toc487792262"/>
      <w:r>
        <w:rPr>
          <w:rFonts w:hint="eastAsia"/>
        </w:rPr>
        <w:t>2.5</w:t>
      </w:r>
      <w:r>
        <w:t>未来发展计划</w:t>
      </w:r>
      <w:bookmarkEnd w:id="22"/>
    </w:p>
    <w:tbl>
      <w:tblPr>
        <w:tblStyle w:val="af4"/>
        <w:tblW w:w="8296" w:type="dxa"/>
        <w:tblLayout w:type="fixed"/>
        <w:tblLook w:val="04A0" w:firstRow="1" w:lastRow="0" w:firstColumn="1" w:lastColumn="0" w:noHBand="0" w:noVBand="1"/>
      </w:tblPr>
      <w:tblGrid>
        <w:gridCol w:w="1980"/>
        <w:gridCol w:w="1701"/>
        <w:gridCol w:w="4615"/>
      </w:tblGrid>
      <w:tr w:rsidR="00DE3A16" w14:paraId="64F68EA8" w14:textId="77777777">
        <w:trPr>
          <w:trHeight w:val="567"/>
        </w:trPr>
        <w:tc>
          <w:tcPr>
            <w:tcW w:w="1980" w:type="dxa"/>
            <w:vMerge w:val="restart"/>
            <w:vAlign w:val="center"/>
          </w:tcPr>
          <w:p w14:paraId="512C6C73" w14:textId="77777777" w:rsidR="00DE3A16" w:rsidRDefault="009F6F65">
            <w:pPr>
              <w:spacing w:after="0" w:line="240" w:lineRule="auto"/>
              <w:jc w:val="center"/>
              <w:rPr>
                <w:rFonts w:asciiTheme="minorEastAsia" w:hAnsiTheme="minorEastAsia"/>
                <w:szCs w:val="21"/>
              </w:rPr>
            </w:pPr>
            <w:r>
              <w:rPr>
                <w:rFonts w:asciiTheme="minorEastAsia" w:hAnsiTheme="minorEastAsia" w:hint="eastAsia"/>
                <w:szCs w:val="21"/>
              </w:rPr>
              <w:t>产品初期阶段</w:t>
            </w:r>
          </w:p>
          <w:p w14:paraId="30494D59" w14:textId="77777777" w:rsidR="00DE3A16" w:rsidRDefault="00DE3A16">
            <w:pPr>
              <w:spacing w:after="0" w:line="240" w:lineRule="auto"/>
              <w:rPr>
                <w:rFonts w:asciiTheme="minorEastAsia" w:hAnsiTheme="minorEastAsia"/>
                <w:szCs w:val="21"/>
              </w:rPr>
            </w:pPr>
          </w:p>
          <w:p w14:paraId="07291372" w14:textId="77777777" w:rsidR="00DE3A16" w:rsidRDefault="009F6F65">
            <w:pPr>
              <w:spacing w:after="0" w:line="240" w:lineRule="auto"/>
              <w:jc w:val="center"/>
              <w:rPr>
                <w:rFonts w:asciiTheme="minorEastAsia" w:hAnsiTheme="minorEastAsia"/>
                <w:szCs w:val="21"/>
              </w:rPr>
            </w:pPr>
            <w:r>
              <w:rPr>
                <w:rFonts w:asciiTheme="minorEastAsia" w:hAnsiTheme="minorEastAsia" w:hint="eastAsia"/>
                <w:szCs w:val="21"/>
              </w:rPr>
              <w:t>获取用户、构建资源库</w:t>
            </w:r>
          </w:p>
        </w:tc>
        <w:tc>
          <w:tcPr>
            <w:tcW w:w="1701" w:type="dxa"/>
            <w:vMerge w:val="restart"/>
            <w:vAlign w:val="center"/>
          </w:tcPr>
          <w:p w14:paraId="4DDBB429" w14:textId="77777777" w:rsidR="00DE3A16" w:rsidRDefault="009F6F65">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14:paraId="009B6822"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发展区域：长春</w:t>
            </w:r>
          </w:p>
        </w:tc>
      </w:tr>
      <w:tr w:rsidR="00DE3A16" w14:paraId="26588797" w14:textId="77777777">
        <w:trPr>
          <w:trHeight w:val="567"/>
        </w:trPr>
        <w:tc>
          <w:tcPr>
            <w:tcW w:w="1980" w:type="dxa"/>
            <w:vMerge/>
          </w:tcPr>
          <w:p w14:paraId="61CBA69C" w14:textId="77777777" w:rsidR="00DE3A16" w:rsidRDefault="00DE3A16">
            <w:pPr>
              <w:spacing w:after="0" w:line="240" w:lineRule="auto"/>
              <w:rPr>
                <w:rFonts w:asciiTheme="minorEastAsia" w:hAnsiTheme="minorEastAsia"/>
                <w:szCs w:val="21"/>
              </w:rPr>
            </w:pPr>
          </w:p>
        </w:tc>
        <w:tc>
          <w:tcPr>
            <w:tcW w:w="1701" w:type="dxa"/>
            <w:vMerge/>
            <w:vAlign w:val="center"/>
          </w:tcPr>
          <w:p w14:paraId="5CC3A355" w14:textId="77777777" w:rsidR="00DE3A16" w:rsidRDefault="00DE3A16">
            <w:pPr>
              <w:spacing w:after="0" w:line="240" w:lineRule="auto"/>
              <w:jc w:val="center"/>
              <w:rPr>
                <w:rFonts w:asciiTheme="minorEastAsia" w:hAnsiTheme="minorEastAsia"/>
                <w:szCs w:val="21"/>
              </w:rPr>
            </w:pPr>
          </w:p>
        </w:tc>
        <w:tc>
          <w:tcPr>
            <w:tcW w:w="4615" w:type="dxa"/>
            <w:vAlign w:val="center"/>
          </w:tcPr>
          <w:p w14:paraId="585DECF6"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DE3A16" w14:paraId="08E98456" w14:textId="77777777">
        <w:trPr>
          <w:trHeight w:val="567"/>
        </w:trPr>
        <w:tc>
          <w:tcPr>
            <w:tcW w:w="1980" w:type="dxa"/>
            <w:vMerge/>
          </w:tcPr>
          <w:p w14:paraId="2D5666C0" w14:textId="77777777" w:rsidR="00DE3A16" w:rsidRDefault="00DE3A16">
            <w:pPr>
              <w:spacing w:after="0" w:line="240" w:lineRule="auto"/>
              <w:rPr>
                <w:rFonts w:asciiTheme="minorEastAsia" w:hAnsiTheme="minorEastAsia"/>
                <w:szCs w:val="21"/>
              </w:rPr>
            </w:pPr>
          </w:p>
        </w:tc>
        <w:tc>
          <w:tcPr>
            <w:tcW w:w="1701" w:type="dxa"/>
            <w:vMerge/>
            <w:vAlign w:val="center"/>
          </w:tcPr>
          <w:p w14:paraId="66B0A4BF" w14:textId="77777777" w:rsidR="00DE3A16" w:rsidRDefault="00DE3A16">
            <w:pPr>
              <w:spacing w:after="0" w:line="240" w:lineRule="auto"/>
              <w:jc w:val="center"/>
              <w:rPr>
                <w:rFonts w:asciiTheme="minorEastAsia" w:hAnsiTheme="minorEastAsia"/>
                <w:szCs w:val="21"/>
              </w:rPr>
            </w:pPr>
          </w:p>
        </w:tc>
        <w:tc>
          <w:tcPr>
            <w:tcW w:w="4615" w:type="dxa"/>
            <w:vAlign w:val="center"/>
          </w:tcPr>
          <w:p w14:paraId="21AD1ACA"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发展方向：以建立初期资源库为核心；同时获取用户、留住用户。</w:t>
            </w:r>
          </w:p>
        </w:tc>
      </w:tr>
      <w:tr w:rsidR="00DE3A16" w14:paraId="08012545" w14:textId="77777777">
        <w:trPr>
          <w:trHeight w:val="567"/>
        </w:trPr>
        <w:tc>
          <w:tcPr>
            <w:tcW w:w="1980" w:type="dxa"/>
            <w:vMerge/>
          </w:tcPr>
          <w:p w14:paraId="01869FA1" w14:textId="77777777" w:rsidR="00DE3A16" w:rsidRDefault="00DE3A16">
            <w:pPr>
              <w:spacing w:after="0" w:line="240" w:lineRule="auto"/>
              <w:rPr>
                <w:rFonts w:asciiTheme="minorEastAsia" w:hAnsiTheme="minorEastAsia"/>
                <w:szCs w:val="21"/>
              </w:rPr>
            </w:pPr>
          </w:p>
        </w:tc>
        <w:tc>
          <w:tcPr>
            <w:tcW w:w="1701" w:type="dxa"/>
            <w:vMerge w:val="restart"/>
            <w:vAlign w:val="center"/>
          </w:tcPr>
          <w:p w14:paraId="24A68270" w14:textId="77777777" w:rsidR="00DE3A16" w:rsidRDefault="009F6F65">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14:paraId="22E6B6D7"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1.积极获取内容转载权。</w:t>
            </w:r>
          </w:p>
        </w:tc>
      </w:tr>
      <w:tr w:rsidR="00DE3A16" w14:paraId="1A4EEF30" w14:textId="77777777">
        <w:trPr>
          <w:trHeight w:val="567"/>
        </w:trPr>
        <w:tc>
          <w:tcPr>
            <w:tcW w:w="1980" w:type="dxa"/>
            <w:vMerge/>
          </w:tcPr>
          <w:p w14:paraId="2EFF8B04" w14:textId="77777777" w:rsidR="00DE3A16" w:rsidRDefault="00DE3A16">
            <w:pPr>
              <w:spacing w:after="0" w:line="240" w:lineRule="auto"/>
              <w:rPr>
                <w:rFonts w:asciiTheme="minorEastAsia" w:hAnsiTheme="minorEastAsia"/>
                <w:szCs w:val="21"/>
              </w:rPr>
            </w:pPr>
          </w:p>
        </w:tc>
        <w:tc>
          <w:tcPr>
            <w:tcW w:w="1701" w:type="dxa"/>
            <w:vMerge/>
            <w:vAlign w:val="center"/>
          </w:tcPr>
          <w:p w14:paraId="1C84EA77" w14:textId="77777777" w:rsidR="00DE3A16" w:rsidRDefault="00DE3A16">
            <w:pPr>
              <w:spacing w:after="0" w:line="240" w:lineRule="auto"/>
              <w:jc w:val="center"/>
              <w:rPr>
                <w:rFonts w:asciiTheme="minorEastAsia" w:hAnsiTheme="minorEastAsia"/>
                <w:szCs w:val="21"/>
              </w:rPr>
            </w:pPr>
          </w:p>
        </w:tc>
        <w:tc>
          <w:tcPr>
            <w:tcW w:w="4615" w:type="dxa"/>
            <w:vAlign w:val="center"/>
          </w:tcPr>
          <w:p w14:paraId="3223966F"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2.联系高年级学生及毕业学长学姐进驻平台</w:t>
            </w:r>
          </w:p>
        </w:tc>
      </w:tr>
      <w:tr w:rsidR="00DE3A16" w14:paraId="60ABA15D" w14:textId="77777777">
        <w:trPr>
          <w:trHeight w:val="567"/>
        </w:trPr>
        <w:tc>
          <w:tcPr>
            <w:tcW w:w="1980" w:type="dxa"/>
            <w:vMerge/>
          </w:tcPr>
          <w:p w14:paraId="613AD1E0" w14:textId="77777777" w:rsidR="00DE3A16" w:rsidRDefault="00DE3A16">
            <w:pPr>
              <w:spacing w:after="0" w:line="240" w:lineRule="auto"/>
              <w:rPr>
                <w:rFonts w:asciiTheme="minorEastAsia" w:hAnsiTheme="minorEastAsia"/>
                <w:szCs w:val="21"/>
              </w:rPr>
            </w:pPr>
          </w:p>
        </w:tc>
        <w:tc>
          <w:tcPr>
            <w:tcW w:w="1701" w:type="dxa"/>
            <w:vMerge/>
            <w:vAlign w:val="center"/>
          </w:tcPr>
          <w:p w14:paraId="289260DF" w14:textId="77777777" w:rsidR="00DE3A16" w:rsidRDefault="00DE3A16">
            <w:pPr>
              <w:spacing w:after="0" w:line="240" w:lineRule="auto"/>
              <w:jc w:val="center"/>
              <w:rPr>
                <w:rFonts w:asciiTheme="minorEastAsia" w:hAnsiTheme="minorEastAsia"/>
                <w:szCs w:val="21"/>
              </w:rPr>
            </w:pPr>
          </w:p>
        </w:tc>
        <w:tc>
          <w:tcPr>
            <w:tcW w:w="4615" w:type="dxa"/>
            <w:vAlign w:val="center"/>
          </w:tcPr>
          <w:p w14:paraId="129B08C1"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3.与长春本地培训机构进行合作</w:t>
            </w:r>
          </w:p>
        </w:tc>
      </w:tr>
      <w:tr w:rsidR="00DE3A16" w14:paraId="5E6D28E8" w14:textId="77777777">
        <w:trPr>
          <w:trHeight w:val="567"/>
        </w:trPr>
        <w:tc>
          <w:tcPr>
            <w:tcW w:w="1980" w:type="dxa"/>
            <w:vMerge/>
          </w:tcPr>
          <w:p w14:paraId="335A510A" w14:textId="77777777" w:rsidR="00DE3A16" w:rsidRDefault="00DE3A16">
            <w:pPr>
              <w:spacing w:after="0" w:line="240" w:lineRule="auto"/>
              <w:rPr>
                <w:rFonts w:asciiTheme="minorEastAsia" w:hAnsiTheme="minorEastAsia"/>
                <w:szCs w:val="21"/>
              </w:rPr>
            </w:pPr>
          </w:p>
        </w:tc>
        <w:tc>
          <w:tcPr>
            <w:tcW w:w="1701" w:type="dxa"/>
            <w:vMerge w:val="restart"/>
            <w:vAlign w:val="center"/>
          </w:tcPr>
          <w:p w14:paraId="2AE3C7D2" w14:textId="77777777" w:rsidR="00DE3A16" w:rsidRDefault="009F6F65">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14:paraId="7F759F4C"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1.积极与吉林大学等长春各大高校就业中心及学生组织建立合作关系推广产品</w:t>
            </w:r>
          </w:p>
        </w:tc>
      </w:tr>
      <w:tr w:rsidR="00DE3A16" w14:paraId="20F28D0C" w14:textId="77777777">
        <w:trPr>
          <w:trHeight w:val="567"/>
        </w:trPr>
        <w:tc>
          <w:tcPr>
            <w:tcW w:w="1980" w:type="dxa"/>
            <w:vMerge/>
          </w:tcPr>
          <w:p w14:paraId="1CC747B1" w14:textId="77777777" w:rsidR="00DE3A16" w:rsidRDefault="00DE3A16">
            <w:pPr>
              <w:spacing w:after="0" w:line="240" w:lineRule="auto"/>
              <w:rPr>
                <w:rFonts w:asciiTheme="minorEastAsia" w:hAnsiTheme="minorEastAsia"/>
                <w:szCs w:val="21"/>
              </w:rPr>
            </w:pPr>
          </w:p>
        </w:tc>
        <w:tc>
          <w:tcPr>
            <w:tcW w:w="1701" w:type="dxa"/>
            <w:vMerge/>
            <w:vAlign w:val="center"/>
          </w:tcPr>
          <w:p w14:paraId="24160AFF" w14:textId="77777777" w:rsidR="00DE3A16" w:rsidRDefault="00DE3A16">
            <w:pPr>
              <w:spacing w:after="0" w:line="240" w:lineRule="auto"/>
              <w:jc w:val="center"/>
              <w:rPr>
                <w:rFonts w:asciiTheme="minorEastAsia" w:hAnsiTheme="minorEastAsia"/>
                <w:szCs w:val="21"/>
              </w:rPr>
            </w:pPr>
          </w:p>
        </w:tc>
        <w:tc>
          <w:tcPr>
            <w:tcW w:w="4615" w:type="dxa"/>
            <w:vAlign w:val="center"/>
          </w:tcPr>
          <w:p w14:paraId="7CB0AD3A"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2.建立官方QQ群、微博等新媒体渠道，运营种子用户社群</w:t>
            </w:r>
          </w:p>
        </w:tc>
      </w:tr>
      <w:tr w:rsidR="00DE3A16" w14:paraId="0CF87C81" w14:textId="77777777">
        <w:trPr>
          <w:trHeight w:val="567"/>
        </w:trPr>
        <w:tc>
          <w:tcPr>
            <w:tcW w:w="1980" w:type="dxa"/>
            <w:vMerge/>
          </w:tcPr>
          <w:p w14:paraId="1419CC52" w14:textId="77777777" w:rsidR="00DE3A16" w:rsidRDefault="00DE3A16">
            <w:pPr>
              <w:spacing w:after="0" w:line="240" w:lineRule="auto"/>
              <w:rPr>
                <w:rFonts w:asciiTheme="minorEastAsia" w:hAnsiTheme="minorEastAsia"/>
                <w:szCs w:val="21"/>
              </w:rPr>
            </w:pPr>
          </w:p>
        </w:tc>
        <w:tc>
          <w:tcPr>
            <w:tcW w:w="1701" w:type="dxa"/>
            <w:vMerge/>
            <w:vAlign w:val="center"/>
          </w:tcPr>
          <w:p w14:paraId="3CC019CA" w14:textId="77777777" w:rsidR="00DE3A16" w:rsidRDefault="00DE3A16">
            <w:pPr>
              <w:spacing w:after="0" w:line="240" w:lineRule="auto"/>
              <w:jc w:val="center"/>
              <w:rPr>
                <w:rFonts w:asciiTheme="minorEastAsia" w:hAnsiTheme="minorEastAsia"/>
                <w:szCs w:val="21"/>
              </w:rPr>
            </w:pPr>
          </w:p>
        </w:tc>
        <w:tc>
          <w:tcPr>
            <w:tcW w:w="4615" w:type="dxa"/>
            <w:vAlign w:val="center"/>
          </w:tcPr>
          <w:p w14:paraId="30AA3679"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3.定期举行线下前辈交流分享会</w:t>
            </w:r>
          </w:p>
        </w:tc>
      </w:tr>
      <w:tr w:rsidR="00DE3A16" w14:paraId="5D0200F7" w14:textId="77777777">
        <w:trPr>
          <w:trHeight w:val="567"/>
        </w:trPr>
        <w:tc>
          <w:tcPr>
            <w:tcW w:w="1980" w:type="dxa"/>
            <w:vMerge/>
          </w:tcPr>
          <w:p w14:paraId="33CD0B59" w14:textId="77777777" w:rsidR="00DE3A16" w:rsidRDefault="00DE3A16">
            <w:pPr>
              <w:spacing w:after="0" w:line="240" w:lineRule="auto"/>
              <w:rPr>
                <w:rFonts w:asciiTheme="minorEastAsia" w:hAnsiTheme="minorEastAsia"/>
                <w:szCs w:val="21"/>
              </w:rPr>
            </w:pPr>
          </w:p>
        </w:tc>
        <w:tc>
          <w:tcPr>
            <w:tcW w:w="1701" w:type="dxa"/>
            <w:vMerge w:val="restart"/>
            <w:vAlign w:val="center"/>
          </w:tcPr>
          <w:p w14:paraId="5C392ECC" w14:textId="77777777" w:rsidR="00DE3A16" w:rsidRDefault="009F6F65">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14:paraId="18C51D4E"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1.将“线下”就业指导，转为线上功能流程</w:t>
            </w:r>
          </w:p>
        </w:tc>
      </w:tr>
      <w:tr w:rsidR="00DE3A16" w14:paraId="4E30A2C5" w14:textId="77777777">
        <w:trPr>
          <w:trHeight w:val="567"/>
        </w:trPr>
        <w:tc>
          <w:tcPr>
            <w:tcW w:w="1980" w:type="dxa"/>
            <w:vMerge/>
          </w:tcPr>
          <w:p w14:paraId="30EBF672" w14:textId="77777777" w:rsidR="00DE3A16" w:rsidRDefault="00DE3A16">
            <w:pPr>
              <w:spacing w:after="0" w:line="240" w:lineRule="auto"/>
              <w:rPr>
                <w:rFonts w:asciiTheme="minorEastAsia" w:hAnsiTheme="minorEastAsia"/>
                <w:szCs w:val="21"/>
              </w:rPr>
            </w:pPr>
          </w:p>
        </w:tc>
        <w:tc>
          <w:tcPr>
            <w:tcW w:w="1701" w:type="dxa"/>
            <w:vMerge/>
          </w:tcPr>
          <w:p w14:paraId="675A50C6" w14:textId="77777777" w:rsidR="00DE3A16" w:rsidRDefault="00DE3A16">
            <w:pPr>
              <w:spacing w:after="0" w:line="240" w:lineRule="auto"/>
              <w:rPr>
                <w:rFonts w:asciiTheme="minorEastAsia" w:hAnsiTheme="minorEastAsia"/>
                <w:szCs w:val="21"/>
              </w:rPr>
            </w:pPr>
          </w:p>
        </w:tc>
        <w:tc>
          <w:tcPr>
            <w:tcW w:w="4615" w:type="dxa"/>
            <w:vAlign w:val="center"/>
          </w:tcPr>
          <w:p w14:paraId="0ED9A236" w14:textId="69EC2725"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2.给用户匹配相关的职业信息、资源</w:t>
            </w:r>
          </w:p>
        </w:tc>
      </w:tr>
      <w:tr w:rsidR="00DE3A16" w14:paraId="29FDAAEE" w14:textId="77777777">
        <w:trPr>
          <w:trHeight w:val="567"/>
        </w:trPr>
        <w:tc>
          <w:tcPr>
            <w:tcW w:w="1980" w:type="dxa"/>
            <w:vMerge/>
          </w:tcPr>
          <w:p w14:paraId="3AE13F66" w14:textId="77777777" w:rsidR="00DE3A16" w:rsidRDefault="00DE3A16">
            <w:pPr>
              <w:spacing w:after="0" w:line="240" w:lineRule="auto"/>
              <w:rPr>
                <w:rFonts w:asciiTheme="minorEastAsia" w:hAnsiTheme="minorEastAsia"/>
                <w:szCs w:val="21"/>
              </w:rPr>
            </w:pPr>
          </w:p>
        </w:tc>
        <w:tc>
          <w:tcPr>
            <w:tcW w:w="1701" w:type="dxa"/>
            <w:vMerge/>
          </w:tcPr>
          <w:p w14:paraId="6E4A121B" w14:textId="77777777" w:rsidR="00DE3A16" w:rsidRDefault="00DE3A16">
            <w:pPr>
              <w:spacing w:after="0" w:line="240" w:lineRule="auto"/>
              <w:rPr>
                <w:rFonts w:asciiTheme="minorEastAsia" w:hAnsiTheme="minorEastAsia"/>
                <w:szCs w:val="21"/>
              </w:rPr>
            </w:pPr>
          </w:p>
        </w:tc>
        <w:tc>
          <w:tcPr>
            <w:tcW w:w="4615" w:type="dxa"/>
            <w:vAlign w:val="center"/>
          </w:tcPr>
          <w:p w14:paraId="2AA57EC9" w14:textId="1A1E456D" w:rsidR="00DE3A16" w:rsidRDefault="009F6F65">
            <w:pPr>
              <w:spacing w:after="0" w:line="240" w:lineRule="auto"/>
              <w:jc w:val="left"/>
              <w:rPr>
                <w:rFonts w:asciiTheme="minorEastAsia" w:hAnsiTheme="minorEastAsia"/>
                <w:szCs w:val="21"/>
              </w:rPr>
            </w:pPr>
            <w:r w:rsidRPr="0068237E">
              <w:rPr>
                <w:rFonts w:asciiTheme="minorEastAsia" w:hAnsiTheme="minorEastAsia" w:hint="eastAsia"/>
                <w:szCs w:val="21"/>
              </w:rPr>
              <w:t>3.设计任务用于推送，帮助用户提升职业能力</w:t>
            </w:r>
          </w:p>
        </w:tc>
      </w:tr>
    </w:tbl>
    <w:p w14:paraId="03933200" w14:textId="77777777" w:rsidR="00DE3A16" w:rsidRDefault="009F6F65">
      <w:pPr>
        <w:jc w:val="center"/>
        <w:rPr>
          <w:iCs/>
          <w:szCs w:val="21"/>
        </w:rPr>
      </w:pPr>
      <w:r>
        <w:rPr>
          <w:rFonts w:hint="eastAsia"/>
          <w:iCs/>
          <w:szCs w:val="21"/>
        </w:rPr>
        <w:t>表</w:t>
      </w:r>
      <w:r>
        <w:rPr>
          <w:rFonts w:hint="eastAsia"/>
          <w:iCs/>
          <w:szCs w:val="21"/>
        </w:rPr>
        <w:t xml:space="preserve">3 </w:t>
      </w:r>
      <w:r>
        <w:rPr>
          <w:iCs/>
          <w:szCs w:val="21"/>
        </w:rPr>
        <w:t>产品</w:t>
      </w:r>
      <w:r>
        <w:rPr>
          <w:rFonts w:hint="eastAsia"/>
          <w:iCs/>
          <w:szCs w:val="21"/>
        </w:rPr>
        <w:t>初期阶段</w:t>
      </w:r>
    </w:p>
    <w:p w14:paraId="40F1CCB1" w14:textId="77777777" w:rsidR="00DE3A16" w:rsidRDefault="009F6F65">
      <w:pPr>
        <w:ind w:firstLine="420"/>
        <w:rPr>
          <w:rFonts w:ascii="仿宋" w:eastAsia="仿宋" w:hAnsi="仿宋"/>
          <w:sz w:val="28"/>
          <w:szCs w:val="28"/>
        </w:rPr>
      </w:pPr>
      <w:r>
        <w:rPr>
          <w:rFonts w:ascii="仿宋" w:eastAsia="仿宋" w:hAnsi="仿宋"/>
          <w:sz w:val="28"/>
          <w:szCs w:val="28"/>
        </w:rPr>
        <w:t>产品</w:t>
      </w:r>
      <w:r>
        <w:rPr>
          <w:rFonts w:ascii="仿宋" w:eastAsia="仿宋" w:hAnsi="仿宋" w:hint="eastAsia"/>
          <w:sz w:val="28"/>
          <w:szCs w:val="28"/>
        </w:rPr>
        <w:t>初期阶段旨在构建平台资源、设计合理的职业能力提升方案，发展一批忠诚的种子用户，并积极与高校就业相关部门取得合作。</w:t>
      </w:r>
    </w:p>
    <w:p w14:paraId="17467FF7" w14:textId="4E7D2240" w:rsidR="00DE3A16" w:rsidRDefault="009F6F65">
      <w:pPr>
        <w:ind w:firstLine="420"/>
        <w:rPr>
          <w:rFonts w:ascii="仿宋" w:eastAsia="仿宋" w:hAnsi="仿宋"/>
          <w:sz w:val="28"/>
          <w:szCs w:val="28"/>
        </w:rPr>
      </w:pPr>
      <w:r>
        <w:rPr>
          <w:rFonts w:ascii="仿宋" w:eastAsia="仿宋" w:hAnsi="仿宋"/>
          <w:sz w:val="28"/>
          <w:szCs w:val="28"/>
        </w:rPr>
        <w:t>功能方面</w:t>
      </w:r>
      <w:r>
        <w:rPr>
          <w:rFonts w:ascii="仿宋" w:eastAsia="仿宋" w:hAnsi="仿宋" w:hint="eastAsia"/>
          <w:sz w:val="28"/>
          <w:szCs w:val="28"/>
        </w:rPr>
        <w:t>，我们会依靠平台所承载的资源，结合科学的职业规划方案，引导用户在使用软件的过程中进行以下三个步骤：1.明白“我是谁”，2.知道“我去哪”3.懂得“怎么去”。在三个步骤的进行中，软件提供大量免费资源及更加优质的</w:t>
      </w:r>
      <w:r w:rsidR="00F76814">
        <w:rPr>
          <w:rFonts w:ascii="仿宋" w:eastAsia="仿宋" w:hAnsi="仿宋" w:hint="eastAsia"/>
          <w:sz w:val="28"/>
          <w:szCs w:val="28"/>
        </w:rPr>
        <w:t>前辈</w:t>
      </w:r>
      <w:r>
        <w:rPr>
          <w:rFonts w:ascii="仿宋" w:eastAsia="仿宋" w:hAnsi="仿宋" w:hint="eastAsia"/>
          <w:sz w:val="28"/>
          <w:szCs w:val="28"/>
        </w:rPr>
        <w:t>资源，用户可以同时通过这两种方式，根据软件所提供的职业选择方案找到自己感兴趣并适合的</w:t>
      </w:r>
      <w:r>
        <w:rPr>
          <w:rFonts w:ascii="仿宋" w:eastAsia="仿宋" w:hAnsi="仿宋" w:hint="eastAsia"/>
          <w:sz w:val="28"/>
          <w:szCs w:val="28"/>
        </w:rPr>
        <w:lastRenderedPageBreak/>
        <w:t>职位，进一步进行能力提升。能力提升方面我们会利用相关技术对网络上的职位要求进行收集整理，通过数据进行能力维度分析，对于普适性软实力制定基本方案。对于专业硬能力，项目组会与相关的企业或公司进行合作，制定科学的解决方案。</w:t>
      </w:r>
    </w:p>
    <w:p w14:paraId="06A7DC28" w14:textId="49EDA3CF" w:rsidR="00DE3A16" w:rsidRDefault="009F6F65">
      <w:pPr>
        <w:ind w:firstLine="420"/>
        <w:rPr>
          <w:rFonts w:ascii="仿宋" w:eastAsia="仿宋" w:hAnsi="仿宋"/>
          <w:sz w:val="28"/>
          <w:szCs w:val="28"/>
        </w:rPr>
      </w:pPr>
      <w:r>
        <w:rPr>
          <w:rFonts w:ascii="仿宋" w:eastAsia="仿宋" w:hAnsi="仿宋"/>
          <w:sz w:val="28"/>
          <w:szCs w:val="28"/>
        </w:rPr>
        <w:t>资源方面</w:t>
      </w:r>
      <w:r>
        <w:rPr>
          <w:rFonts w:ascii="仿宋" w:eastAsia="仿宋" w:hAnsi="仿宋" w:hint="eastAsia"/>
          <w:sz w:val="28"/>
          <w:szCs w:val="28"/>
        </w:rPr>
        <w:t>，我们会积极联系相关企业、公司、作者获取内容转载权；</w:t>
      </w:r>
      <w:r>
        <w:rPr>
          <w:rFonts w:ascii="仿宋" w:eastAsia="仿宋" w:hAnsi="仿宋"/>
          <w:sz w:val="28"/>
          <w:szCs w:val="28"/>
        </w:rPr>
        <w:t>联系大学高年级学生及毕业三年内的学长学姐进驻平台</w:t>
      </w:r>
      <w:r>
        <w:rPr>
          <w:rFonts w:ascii="仿宋" w:eastAsia="仿宋" w:hAnsi="仿宋" w:hint="eastAsia"/>
          <w:sz w:val="28"/>
          <w:szCs w:val="28"/>
        </w:rPr>
        <w:t>，为用户提供答疑解惑的途径；与线下培训机构取得合作，</w:t>
      </w:r>
      <w:r w:rsidR="009D4C6E" w:rsidRPr="009D4C6E">
        <w:rPr>
          <w:rFonts w:ascii="仿宋" w:eastAsia="仿宋" w:hAnsi="仿宋" w:hint="eastAsia"/>
          <w:sz w:val="28"/>
          <w:szCs w:val="28"/>
        </w:rPr>
        <w:t>通过线上引流的方式</w:t>
      </w:r>
      <w:r>
        <w:rPr>
          <w:rFonts w:ascii="仿宋" w:eastAsia="仿宋" w:hAnsi="仿宋" w:hint="eastAsia"/>
          <w:sz w:val="28"/>
          <w:szCs w:val="28"/>
        </w:rPr>
        <w:t>为用户提供专业的职业能力提升途径。</w:t>
      </w:r>
    </w:p>
    <w:p w14:paraId="70B5B190" w14:textId="77777777" w:rsidR="00DE3A16" w:rsidRDefault="009F6F65">
      <w:pPr>
        <w:ind w:firstLine="420"/>
        <w:rPr>
          <w:sz w:val="24"/>
          <w:szCs w:val="24"/>
        </w:rPr>
      </w:pPr>
      <w:r>
        <w:rPr>
          <w:rFonts w:ascii="仿宋" w:eastAsia="仿宋" w:hAnsi="仿宋"/>
          <w:sz w:val="28"/>
          <w:szCs w:val="28"/>
        </w:rPr>
        <w:t>运营方面</w:t>
      </w:r>
      <w:r>
        <w:rPr>
          <w:rFonts w:ascii="仿宋" w:eastAsia="仿宋" w:hAnsi="仿宋" w:hint="eastAsia"/>
          <w:sz w:val="28"/>
          <w:szCs w:val="28"/>
        </w:rPr>
        <w:t>，项目组</w:t>
      </w:r>
      <w:r>
        <w:rPr>
          <w:rFonts w:ascii="仿宋" w:eastAsia="仿宋" w:hAnsi="仿宋"/>
          <w:sz w:val="28"/>
          <w:szCs w:val="28"/>
        </w:rPr>
        <w:t>会与吉林大学等长春各大高校就业中心</w:t>
      </w:r>
      <w:r>
        <w:rPr>
          <w:rFonts w:ascii="仿宋" w:eastAsia="仿宋" w:hAnsi="仿宋" w:hint="eastAsia"/>
          <w:sz w:val="28"/>
          <w:szCs w:val="28"/>
        </w:rPr>
        <w:t>及学生组织</w:t>
      </w:r>
      <w:r>
        <w:rPr>
          <w:rFonts w:ascii="仿宋" w:eastAsia="仿宋" w:hAnsi="仿宋"/>
          <w:sz w:val="28"/>
          <w:szCs w:val="28"/>
        </w:rPr>
        <w:t>建立合作关系</w:t>
      </w:r>
      <w:r>
        <w:rPr>
          <w:rFonts w:ascii="仿宋" w:eastAsia="仿宋" w:hAnsi="仿宋" w:hint="eastAsia"/>
          <w:sz w:val="28"/>
          <w:szCs w:val="28"/>
        </w:rPr>
        <w:t>，使高校学生可以通过学校相关渠道了解软件并下载使用。推广期间，项目组</w:t>
      </w:r>
      <w:r>
        <w:rPr>
          <w:rFonts w:ascii="仿宋" w:eastAsia="仿宋" w:hAnsi="仿宋"/>
          <w:sz w:val="28"/>
          <w:szCs w:val="28"/>
        </w:rPr>
        <w:t>会建立官方QQ群</w:t>
      </w:r>
      <w:r>
        <w:rPr>
          <w:rFonts w:ascii="仿宋" w:eastAsia="仿宋" w:hAnsi="仿宋" w:hint="eastAsia"/>
          <w:sz w:val="28"/>
          <w:szCs w:val="28"/>
        </w:rPr>
        <w:t>、微博</w:t>
      </w:r>
      <w:r>
        <w:rPr>
          <w:rFonts w:ascii="仿宋" w:eastAsia="仿宋" w:hAnsi="仿宋"/>
          <w:sz w:val="28"/>
          <w:szCs w:val="28"/>
        </w:rPr>
        <w:t>等新媒体</w:t>
      </w:r>
      <w:r>
        <w:rPr>
          <w:rFonts w:ascii="仿宋" w:eastAsia="仿宋" w:hAnsi="仿宋" w:hint="eastAsia"/>
          <w:sz w:val="28"/>
          <w:szCs w:val="28"/>
        </w:rPr>
        <w:t>渠道，运营种子用户社群，</w:t>
      </w:r>
      <w:r>
        <w:rPr>
          <w:rFonts w:ascii="仿宋" w:eastAsia="仿宋" w:hAnsi="仿宋"/>
          <w:sz w:val="28"/>
          <w:szCs w:val="28"/>
        </w:rPr>
        <w:t>通过线上及线下两种方式联系用户</w:t>
      </w:r>
      <w:r>
        <w:rPr>
          <w:rFonts w:ascii="仿宋" w:eastAsia="仿宋" w:hAnsi="仿宋" w:hint="eastAsia"/>
          <w:sz w:val="28"/>
          <w:szCs w:val="28"/>
        </w:rPr>
        <w:t>，</w:t>
      </w:r>
      <w:r>
        <w:rPr>
          <w:rFonts w:ascii="仿宋" w:eastAsia="仿宋" w:hAnsi="仿宋"/>
          <w:sz w:val="28"/>
          <w:szCs w:val="28"/>
        </w:rPr>
        <w:t>跟进用户反馈意见</w:t>
      </w:r>
      <w:r>
        <w:rPr>
          <w:rFonts w:ascii="仿宋" w:eastAsia="仿宋" w:hAnsi="仿宋" w:hint="eastAsia"/>
          <w:sz w:val="28"/>
          <w:szCs w:val="28"/>
        </w:rPr>
        <w:t>，定期联合各高校就业中心或学生组织举行大学生职业规划及就业指导等相关活动，邀请高质量毕业生及优秀学生进驻平台，与其合作举办小型前辈交流分享会，通过线上及线下活动，提高新用户对产品的积极性、活跃度及产品认同感。</w:t>
      </w:r>
    </w:p>
    <w:p w14:paraId="0569C2A6" w14:textId="77777777" w:rsidR="00DE3A16" w:rsidRDefault="00DE3A16">
      <w:pPr>
        <w:ind w:firstLine="420"/>
        <w:rPr>
          <w:sz w:val="24"/>
          <w:szCs w:val="24"/>
        </w:rPr>
      </w:pPr>
    </w:p>
    <w:p w14:paraId="455D0BFB" w14:textId="77777777" w:rsidR="00DE3A16" w:rsidRDefault="00DE3A16">
      <w:pPr>
        <w:ind w:firstLine="420"/>
        <w:rPr>
          <w:sz w:val="24"/>
          <w:szCs w:val="24"/>
        </w:rPr>
      </w:pPr>
    </w:p>
    <w:p w14:paraId="1DA1866F" w14:textId="77777777" w:rsidR="00DE3A16" w:rsidRDefault="00DE3A16">
      <w:pPr>
        <w:ind w:firstLine="420"/>
        <w:rPr>
          <w:sz w:val="24"/>
          <w:szCs w:val="24"/>
        </w:rPr>
      </w:pPr>
    </w:p>
    <w:p w14:paraId="58AF1987" w14:textId="77777777" w:rsidR="00DE3A16" w:rsidRDefault="00DE3A16">
      <w:pPr>
        <w:ind w:firstLine="420"/>
        <w:rPr>
          <w:sz w:val="24"/>
          <w:szCs w:val="24"/>
        </w:rPr>
      </w:pPr>
    </w:p>
    <w:p w14:paraId="50733BA4" w14:textId="77777777" w:rsidR="00DE3A16" w:rsidRDefault="00DE3A16">
      <w:pPr>
        <w:ind w:firstLine="420"/>
        <w:rPr>
          <w:sz w:val="24"/>
          <w:szCs w:val="24"/>
        </w:rPr>
      </w:pPr>
    </w:p>
    <w:p w14:paraId="6FC3D61F" w14:textId="77777777" w:rsidR="00DE3A16" w:rsidRDefault="00DE3A16">
      <w:pPr>
        <w:ind w:firstLine="420"/>
        <w:rPr>
          <w:sz w:val="24"/>
          <w:szCs w:val="24"/>
        </w:rPr>
      </w:pPr>
    </w:p>
    <w:p w14:paraId="46FA5168" w14:textId="77777777" w:rsidR="00DE3A16" w:rsidRDefault="00DE3A16">
      <w:pPr>
        <w:ind w:firstLine="420"/>
        <w:rPr>
          <w:sz w:val="24"/>
          <w:szCs w:val="24"/>
        </w:rPr>
      </w:pPr>
    </w:p>
    <w:tbl>
      <w:tblPr>
        <w:tblStyle w:val="af4"/>
        <w:tblW w:w="8296" w:type="dxa"/>
        <w:tblLayout w:type="fixed"/>
        <w:tblLook w:val="04A0" w:firstRow="1" w:lastRow="0" w:firstColumn="1" w:lastColumn="0" w:noHBand="0" w:noVBand="1"/>
      </w:tblPr>
      <w:tblGrid>
        <w:gridCol w:w="1980"/>
        <w:gridCol w:w="1701"/>
        <w:gridCol w:w="4615"/>
      </w:tblGrid>
      <w:tr w:rsidR="00DE3A16" w14:paraId="3E2E0F88" w14:textId="77777777">
        <w:trPr>
          <w:trHeight w:val="567"/>
        </w:trPr>
        <w:tc>
          <w:tcPr>
            <w:tcW w:w="1980" w:type="dxa"/>
            <w:vMerge w:val="restart"/>
            <w:vAlign w:val="center"/>
          </w:tcPr>
          <w:p w14:paraId="0C11DD39" w14:textId="77777777" w:rsidR="00DE3A16" w:rsidRDefault="009F6F65">
            <w:pPr>
              <w:spacing w:after="0" w:line="240" w:lineRule="auto"/>
              <w:jc w:val="center"/>
              <w:rPr>
                <w:rFonts w:asciiTheme="minorEastAsia" w:hAnsiTheme="minorEastAsia"/>
                <w:szCs w:val="21"/>
              </w:rPr>
            </w:pPr>
            <w:r>
              <w:rPr>
                <w:rFonts w:asciiTheme="minorEastAsia" w:hAnsiTheme="minorEastAsia" w:hint="eastAsia"/>
                <w:szCs w:val="21"/>
              </w:rPr>
              <w:t>产品中期阶段</w:t>
            </w:r>
          </w:p>
          <w:p w14:paraId="24609067" w14:textId="77777777" w:rsidR="00DE3A16" w:rsidRDefault="00DE3A16">
            <w:pPr>
              <w:spacing w:after="0" w:line="240" w:lineRule="auto"/>
              <w:jc w:val="center"/>
              <w:rPr>
                <w:rFonts w:asciiTheme="minorEastAsia" w:hAnsiTheme="minorEastAsia"/>
                <w:szCs w:val="21"/>
              </w:rPr>
            </w:pPr>
          </w:p>
          <w:p w14:paraId="279077D7" w14:textId="77777777" w:rsidR="00DE3A16" w:rsidRDefault="009F6F65">
            <w:pPr>
              <w:spacing w:after="0" w:line="240" w:lineRule="auto"/>
              <w:jc w:val="center"/>
              <w:rPr>
                <w:rFonts w:asciiTheme="minorEastAsia" w:hAnsiTheme="minorEastAsia"/>
                <w:szCs w:val="21"/>
              </w:rPr>
            </w:pPr>
            <w:r>
              <w:rPr>
                <w:rFonts w:asciiTheme="minorEastAsia" w:hAnsiTheme="minorEastAsia" w:hint="eastAsia"/>
                <w:szCs w:val="21"/>
              </w:rPr>
              <w:t>人才甄别服务、企业合作</w:t>
            </w:r>
          </w:p>
        </w:tc>
        <w:tc>
          <w:tcPr>
            <w:tcW w:w="1701" w:type="dxa"/>
            <w:vMerge w:val="restart"/>
            <w:vAlign w:val="center"/>
          </w:tcPr>
          <w:p w14:paraId="6C524453" w14:textId="77777777" w:rsidR="00DE3A16" w:rsidRDefault="009F6F65">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14:paraId="2B142076"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发展区域：北京、上海</w:t>
            </w:r>
          </w:p>
        </w:tc>
      </w:tr>
      <w:tr w:rsidR="00DE3A16" w14:paraId="2C69B17C" w14:textId="77777777">
        <w:trPr>
          <w:trHeight w:val="567"/>
        </w:trPr>
        <w:tc>
          <w:tcPr>
            <w:tcW w:w="1980" w:type="dxa"/>
            <w:vMerge/>
          </w:tcPr>
          <w:p w14:paraId="0816A4E2" w14:textId="77777777" w:rsidR="00DE3A16" w:rsidRDefault="00DE3A16">
            <w:pPr>
              <w:spacing w:after="0" w:line="240" w:lineRule="auto"/>
              <w:rPr>
                <w:rFonts w:asciiTheme="minorEastAsia" w:hAnsiTheme="minorEastAsia"/>
                <w:szCs w:val="21"/>
              </w:rPr>
            </w:pPr>
          </w:p>
        </w:tc>
        <w:tc>
          <w:tcPr>
            <w:tcW w:w="1701" w:type="dxa"/>
            <w:vMerge/>
            <w:vAlign w:val="center"/>
          </w:tcPr>
          <w:p w14:paraId="67C028B9" w14:textId="77777777" w:rsidR="00DE3A16" w:rsidRDefault="00DE3A16">
            <w:pPr>
              <w:spacing w:after="0" w:line="240" w:lineRule="auto"/>
              <w:jc w:val="center"/>
              <w:rPr>
                <w:rFonts w:asciiTheme="minorEastAsia" w:hAnsiTheme="minorEastAsia"/>
                <w:szCs w:val="21"/>
              </w:rPr>
            </w:pPr>
          </w:p>
        </w:tc>
        <w:tc>
          <w:tcPr>
            <w:tcW w:w="4615" w:type="dxa"/>
            <w:vAlign w:val="center"/>
          </w:tcPr>
          <w:p w14:paraId="51E72B01"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DE3A16" w14:paraId="136D5A0F" w14:textId="77777777">
        <w:trPr>
          <w:trHeight w:val="567"/>
        </w:trPr>
        <w:tc>
          <w:tcPr>
            <w:tcW w:w="1980" w:type="dxa"/>
            <w:vMerge/>
          </w:tcPr>
          <w:p w14:paraId="6DCAC001" w14:textId="77777777" w:rsidR="00DE3A16" w:rsidRDefault="00DE3A16">
            <w:pPr>
              <w:spacing w:after="0" w:line="240" w:lineRule="auto"/>
              <w:rPr>
                <w:rFonts w:asciiTheme="minorEastAsia" w:hAnsiTheme="minorEastAsia"/>
                <w:szCs w:val="21"/>
              </w:rPr>
            </w:pPr>
          </w:p>
        </w:tc>
        <w:tc>
          <w:tcPr>
            <w:tcW w:w="1701" w:type="dxa"/>
            <w:vMerge/>
            <w:vAlign w:val="center"/>
          </w:tcPr>
          <w:p w14:paraId="1634DE07" w14:textId="77777777" w:rsidR="00DE3A16" w:rsidRDefault="00DE3A16">
            <w:pPr>
              <w:spacing w:after="0" w:line="240" w:lineRule="auto"/>
              <w:jc w:val="center"/>
              <w:rPr>
                <w:rFonts w:asciiTheme="minorEastAsia" w:hAnsiTheme="minorEastAsia"/>
                <w:szCs w:val="21"/>
              </w:rPr>
            </w:pPr>
          </w:p>
        </w:tc>
        <w:tc>
          <w:tcPr>
            <w:tcW w:w="4615" w:type="dxa"/>
            <w:vAlign w:val="center"/>
          </w:tcPr>
          <w:p w14:paraId="0536692B"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发展方向：企业合作、人才甄别服务</w:t>
            </w:r>
          </w:p>
        </w:tc>
      </w:tr>
      <w:tr w:rsidR="00CA0B5F" w14:paraId="20D10DB5" w14:textId="77777777" w:rsidTr="00BE4636">
        <w:trPr>
          <w:trHeight w:val="1144"/>
        </w:trPr>
        <w:tc>
          <w:tcPr>
            <w:tcW w:w="1980" w:type="dxa"/>
            <w:vMerge/>
          </w:tcPr>
          <w:p w14:paraId="6524B735" w14:textId="77777777" w:rsidR="00CA0B5F" w:rsidRDefault="00CA0B5F">
            <w:pPr>
              <w:spacing w:after="0" w:line="240" w:lineRule="auto"/>
              <w:rPr>
                <w:rFonts w:asciiTheme="minorEastAsia" w:hAnsiTheme="minorEastAsia"/>
                <w:szCs w:val="21"/>
              </w:rPr>
            </w:pPr>
          </w:p>
        </w:tc>
        <w:tc>
          <w:tcPr>
            <w:tcW w:w="1701" w:type="dxa"/>
            <w:vAlign w:val="center"/>
          </w:tcPr>
          <w:p w14:paraId="4C954A37" w14:textId="77777777" w:rsidR="00CA0B5F" w:rsidRDefault="00CA0B5F">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14:paraId="164CF148" w14:textId="77777777" w:rsidR="00CA0B5F" w:rsidRDefault="00CA0B5F">
            <w:pPr>
              <w:spacing w:after="0" w:line="240" w:lineRule="auto"/>
              <w:jc w:val="left"/>
              <w:rPr>
                <w:rFonts w:asciiTheme="minorEastAsia" w:hAnsiTheme="minorEastAsia"/>
                <w:szCs w:val="21"/>
              </w:rPr>
            </w:pPr>
            <w:r>
              <w:rPr>
                <w:rFonts w:asciiTheme="minorEastAsia" w:hAnsiTheme="minorEastAsia" w:hint="eastAsia"/>
                <w:szCs w:val="21"/>
              </w:rPr>
              <w:t>1.加大文章版权的获取、培训机构的合作</w:t>
            </w:r>
          </w:p>
        </w:tc>
      </w:tr>
      <w:tr w:rsidR="00DE3A16" w14:paraId="17F45BE9" w14:textId="77777777">
        <w:trPr>
          <w:trHeight w:val="567"/>
        </w:trPr>
        <w:tc>
          <w:tcPr>
            <w:tcW w:w="1980" w:type="dxa"/>
            <w:vMerge/>
          </w:tcPr>
          <w:p w14:paraId="372E7C25" w14:textId="77777777" w:rsidR="00DE3A16" w:rsidRDefault="00DE3A16">
            <w:pPr>
              <w:spacing w:after="0" w:line="240" w:lineRule="auto"/>
              <w:rPr>
                <w:rFonts w:asciiTheme="minorEastAsia" w:hAnsiTheme="minorEastAsia"/>
                <w:szCs w:val="21"/>
              </w:rPr>
            </w:pPr>
          </w:p>
        </w:tc>
        <w:tc>
          <w:tcPr>
            <w:tcW w:w="1701" w:type="dxa"/>
            <w:vMerge w:val="restart"/>
            <w:vAlign w:val="center"/>
          </w:tcPr>
          <w:p w14:paraId="0D5D787A" w14:textId="77777777" w:rsidR="00DE3A16" w:rsidRDefault="009F6F65">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14:paraId="55E39C69"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1.在各高校内进行大范围宣传推广，提高用户数量</w:t>
            </w:r>
          </w:p>
        </w:tc>
      </w:tr>
      <w:tr w:rsidR="00DE3A16" w14:paraId="482DA71B" w14:textId="77777777">
        <w:trPr>
          <w:trHeight w:val="567"/>
        </w:trPr>
        <w:tc>
          <w:tcPr>
            <w:tcW w:w="1980" w:type="dxa"/>
            <w:vMerge/>
          </w:tcPr>
          <w:p w14:paraId="1476C57A" w14:textId="77777777" w:rsidR="00DE3A16" w:rsidRDefault="00DE3A16">
            <w:pPr>
              <w:spacing w:after="0" w:line="240" w:lineRule="auto"/>
              <w:rPr>
                <w:rFonts w:asciiTheme="minorEastAsia" w:hAnsiTheme="minorEastAsia"/>
                <w:szCs w:val="21"/>
              </w:rPr>
            </w:pPr>
          </w:p>
        </w:tc>
        <w:tc>
          <w:tcPr>
            <w:tcW w:w="1701" w:type="dxa"/>
            <w:vMerge/>
            <w:vAlign w:val="center"/>
          </w:tcPr>
          <w:p w14:paraId="2B8285E7" w14:textId="77777777" w:rsidR="00DE3A16" w:rsidRDefault="00DE3A16">
            <w:pPr>
              <w:spacing w:after="0" w:line="240" w:lineRule="auto"/>
              <w:jc w:val="center"/>
              <w:rPr>
                <w:rFonts w:asciiTheme="minorEastAsia" w:hAnsiTheme="minorEastAsia"/>
                <w:szCs w:val="21"/>
              </w:rPr>
            </w:pPr>
          </w:p>
        </w:tc>
        <w:tc>
          <w:tcPr>
            <w:tcW w:w="4615" w:type="dxa"/>
            <w:vAlign w:val="center"/>
          </w:tcPr>
          <w:p w14:paraId="4957CBAE"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2.扩大宣传力度，举办求职实习相关线下活动</w:t>
            </w:r>
          </w:p>
        </w:tc>
      </w:tr>
      <w:tr w:rsidR="00DE3A16" w14:paraId="787F79F4" w14:textId="77777777">
        <w:trPr>
          <w:trHeight w:val="567"/>
        </w:trPr>
        <w:tc>
          <w:tcPr>
            <w:tcW w:w="1980" w:type="dxa"/>
            <w:vMerge/>
          </w:tcPr>
          <w:p w14:paraId="1A7088EF" w14:textId="77777777" w:rsidR="00DE3A16" w:rsidRDefault="00DE3A16">
            <w:pPr>
              <w:spacing w:after="0" w:line="240" w:lineRule="auto"/>
              <w:rPr>
                <w:rFonts w:asciiTheme="minorEastAsia" w:hAnsiTheme="minorEastAsia"/>
                <w:szCs w:val="21"/>
              </w:rPr>
            </w:pPr>
          </w:p>
        </w:tc>
        <w:tc>
          <w:tcPr>
            <w:tcW w:w="1701" w:type="dxa"/>
            <w:vMerge w:val="restart"/>
            <w:vAlign w:val="center"/>
          </w:tcPr>
          <w:p w14:paraId="6A41EF4B" w14:textId="77777777" w:rsidR="00DE3A16" w:rsidRDefault="009F6F65">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14:paraId="7E861278"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1实习内推功能，将企业招聘需求推送给相关用户</w:t>
            </w:r>
          </w:p>
        </w:tc>
      </w:tr>
      <w:tr w:rsidR="00DE3A16" w14:paraId="69136C09" w14:textId="77777777">
        <w:trPr>
          <w:trHeight w:val="567"/>
        </w:trPr>
        <w:tc>
          <w:tcPr>
            <w:tcW w:w="1980" w:type="dxa"/>
            <w:vMerge/>
          </w:tcPr>
          <w:p w14:paraId="4D76894A" w14:textId="77777777" w:rsidR="00DE3A16" w:rsidRDefault="00DE3A16">
            <w:pPr>
              <w:spacing w:after="0" w:line="240" w:lineRule="auto"/>
              <w:rPr>
                <w:rFonts w:asciiTheme="minorEastAsia" w:hAnsiTheme="minorEastAsia"/>
                <w:szCs w:val="21"/>
              </w:rPr>
            </w:pPr>
          </w:p>
        </w:tc>
        <w:tc>
          <w:tcPr>
            <w:tcW w:w="1701" w:type="dxa"/>
            <w:vMerge/>
          </w:tcPr>
          <w:p w14:paraId="577DBB44" w14:textId="77777777" w:rsidR="00DE3A16" w:rsidRDefault="00DE3A16">
            <w:pPr>
              <w:spacing w:after="0" w:line="240" w:lineRule="auto"/>
              <w:rPr>
                <w:rFonts w:asciiTheme="minorEastAsia" w:hAnsiTheme="minorEastAsia"/>
                <w:szCs w:val="21"/>
              </w:rPr>
            </w:pPr>
          </w:p>
        </w:tc>
        <w:tc>
          <w:tcPr>
            <w:tcW w:w="4615" w:type="dxa"/>
            <w:vAlign w:val="center"/>
          </w:tcPr>
          <w:p w14:paraId="0D860250" w14:textId="77777777" w:rsidR="00DE3A16" w:rsidRDefault="009F6F65">
            <w:pPr>
              <w:spacing w:after="0" w:line="240" w:lineRule="auto"/>
              <w:jc w:val="left"/>
              <w:rPr>
                <w:rFonts w:asciiTheme="minorEastAsia" w:hAnsiTheme="minorEastAsia"/>
                <w:szCs w:val="21"/>
              </w:rPr>
            </w:pPr>
            <w:r>
              <w:rPr>
                <w:rFonts w:asciiTheme="minorEastAsia" w:hAnsiTheme="minorEastAsia" w:hint="eastAsia"/>
                <w:szCs w:val="21"/>
              </w:rPr>
              <w:t>2.人才池功能，引导用户上传简历，构建人才库，为企业提供人才甄别服务</w:t>
            </w:r>
          </w:p>
        </w:tc>
      </w:tr>
    </w:tbl>
    <w:p w14:paraId="29247F38" w14:textId="77777777" w:rsidR="00DE3A16" w:rsidRDefault="009F6F65">
      <w:pPr>
        <w:jc w:val="center"/>
        <w:rPr>
          <w:rFonts w:ascii="宋体" w:eastAsia="宋体" w:hAnsi="宋体" w:cs="宋体"/>
          <w:iCs/>
          <w:szCs w:val="21"/>
        </w:rPr>
      </w:pPr>
      <w:r>
        <w:rPr>
          <w:rFonts w:ascii="宋体" w:eastAsia="宋体" w:hAnsi="宋体" w:cs="宋体" w:hint="eastAsia"/>
          <w:iCs/>
          <w:szCs w:val="21"/>
        </w:rPr>
        <w:t>表4 产品中期阶段</w:t>
      </w:r>
    </w:p>
    <w:p w14:paraId="78315B09" w14:textId="77777777" w:rsidR="00DE3A16" w:rsidRDefault="00DE3A16">
      <w:pPr>
        <w:ind w:firstLine="420"/>
        <w:rPr>
          <w:sz w:val="24"/>
          <w:szCs w:val="24"/>
        </w:rPr>
      </w:pPr>
    </w:p>
    <w:p w14:paraId="187E645B" w14:textId="77777777" w:rsidR="00DE3A16" w:rsidRDefault="009F6F65">
      <w:pPr>
        <w:ind w:firstLine="420"/>
        <w:rPr>
          <w:rFonts w:ascii="仿宋" w:eastAsia="仿宋" w:hAnsi="仿宋"/>
          <w:sz w:val="28"/>
          <w:szCs w:val="28"/>
        </w:rPr>
      </w:pPr>
      <w:r>
        <w:rPr>
          <w:rFonts w:ascii="仿宋" w:eastAsia="仿宋" w:hAnsi="仿宋"/>
          <w:sz w:val="28"/>
          <w:szCs w:val="28"/>
        </w:rPr>
        <w:t>产品中期阶段</w:t>
      </w:r>
      <w:r>
        <w:rPr>
          <w:rFonts w:ascii="仿宋" w:eastAsia="仿宋" w:hAnsi="仿宋" w:hint="eastAsia"/>
          <w:sz w:val="28"/>
          <w:szCs w:val="28"/>
        </w:rPr>
        <w:t>我们会提升产品影响力；进行产品</w:t>
      </w:r>
      <w:r>
        <w:rPr>
          <w:rFonts w:ascii="仿宋" w:eastAsia="仿宋" w:hAnsi="仿宋"/>
          <w:sz w:val="28"/>
          <w:szCs w:val="28"/>
        </w:rPr>
        <w:t>迭代</w:t>
      </w:r>
      <w:r>
        <w:rPr>
          <w:rFonts w:ascii="仿宋" w:eastAsia="仿宋" w:hAnsi="仿宋" w:hint="eastAsia"/>
          <w:sz w:val="28"/>
          <w:szCs w:val="28"/>
        </w:rPr>
        <w:t>，将功能重点放在实习、内推上；</w:t>
      </w:r>
      <w:r>
        <w:rPr>
          <w:rFonts w:ascii="仿宋" w:eastAsia="仿宋" w:hAnsi="仿宋"/>
          <w:sz w:val="28"/>
          <w:szCs w:val="28"/>
        </w:rPr>
        <w:t>企业</w:t>
      </w:r>
      <w:r>
        <w:rPr>
          <w:rFonts w:ascii="仿宋" w:eastAsia="仿宋" w:hAnsi="仿宋" w:hint="eastAsia"/>
          <w:sz w:val="28"/>
          <w:szCs w:val="28"/>
        </w:rPr>
        <w:t>人才合作，为公司提供大学实习生人才甄别服务。</w:t>
      </w:r>
    </w:p>
    <w:p w14:paraId="43DCA2BE" w14:textId="77777777" w:rsidR="00DE3A16" w:rsidRDefault="009F6F65">
      <w:pPr>
        <w:ind w:firstLine="420"/>
        <w:rPr>
          <w:rFonts w:ascii="仿宋" w:eastAsia="仿宋" w:hAnsi="仿宋"/>
          <w:sz w:val="28"/>
          <w:szCs w:val="28"/>
        </w:rPr>
      </w:pPr>
      <w:r>
        <w:rPr>
          <w:rFonts w:ascii="仿宋" w:eastAsia="仿宋" w:hAnsi="仿宋"/>
          <w:sz w:val="28"/>
          <w:szCs w:val="28"/>
        </w:rPr>
        <w:t>功能方面</w:t>
      </w:r>
      <w:r>
        <w:rPr>
          <w:rFonts w:ascii="仿宋" w:eastAsia="仿宋" w:hAnsi="仿宋" w:hint="eastAsia"/>
          <w:sz w:val="28"/>
          <w:szCs w:val="28"/>
        </w:rPr>
        <w:t>，软件会加入实习内推及人才池模块，采用双向匹配模式进行人才输送，一方面与合作企业共同制定符合其用人要求的培养及筛选方案，通过用户在软件内的数据行为及任务提交结果情况，为企业筛选出优质的人才。另一方面，用户可以根据自己的能力及求职需求，选择不同企业的任务模块进行相关学习及能力提高，完成后即有机会取相关企业Offer。</w:t>
      </w:r>
    </w:p>
    <w:p w14:paraId="025C28E5" w14:textId="51CEF542" w:rsidR="00DE3A16" w:rsidRDefault="009F6F65">
      <w:pPr>
        <w:ind w:firstLine="420"/>
        <w:rPr>
          <w:rFonts w:ascii="仿宋" w:eastAsia="仿宋" w:hAnsi="仿宋"/>
          <w:sz w:val="28"/>
          <w:szCs w:val="28"/>
        </w:rPr>
      </w:pPr>
      <w:r>
        <w:rPr>
          <w:rFonts w:ascii="仿宋" w:eastAsia="仿宋" w:hAnsi="仿宋"/>
          <w:sz w:val="28"/>
          <w:szCs w:val="28"/>
        </w:rPr>
        <w:t>资源方面</w:t>
      </w:r>
      <w:r>
        <w:rPr>
          <w:rFonts w:ascii="仿宋" w:eastAsia="仿宋" w:hAnsi="仿宋" w:hint="eastAsia"/>
          <w:sz w:val="28"/>
          <w:szCs w:val="28"/>
        </w:rPr>
        <w:t>，</w:t>
      </w:r>
      <w:r w:rsidR="007E0A9A">
        <w:rPr>
          <w:rFonts w:ascii="仿宋" w:eastAsia="仿宋" w:hAnsi="仿宋" w:hint="eastAsia"/>
          <w:sz w:val="28"/>
          <w:szCs w:val="28"/>
        </w:rPr>
        <w:t>项目组会加大对产品的职业信息资源库的扩充</w:t>
      </w:r>
      <w:r w:rsidR="00BE4636">
        <w:rPr>
          <w:rFonts w:ascii="仿宋" w:eastAsia="仿宋" w:hAnsi="仿宋" w:hint="eastAsia"/>
          <w:sz w:val="28"/>
          <w:szCs w:val="28"/>
        </w:rPr>
        <w:t>。</w:t>
      </w:r>
    </w:p>
    <w:p w14:paraId="249992D0" w14:textId="77777777" w:rsidR="00DE3A16" w:rsidRDefault="009F6F65">
      <w:pPr>
        <w:ind w:firstLine="420"/>
        <w:rPr>
          <w:rFonts w:ascii="仿宋" w:eastAsia="仿宋" w:hAnsi="仿宋"/>
          <w:sz w:val="28"/>
          <w:szCs w:val="28"/>
        </w:rPr>
      </w:pPr>
      <w:r>
        <w:rPr>
          <w:rFonts w:ascii="仿宋" w:eastAsia="仿宋" w:hAnsi="仿宋"/>
          <w:sz w:val="28"/>
          <w:szCs w:val="28"/>
        </w:rPr>
        <w:lastRenderedPageBreak/>
        <w:t>运营方面</w:t>
      </w:r>
      <w:r>
        <w:rPr>
          <w:rFonts w:ascii="仿宋" w:eastAsia="仿宋" w:hAnsi="仿宋" w:hint="eastAsia"/>
          <w:sz w:val="28"/>
          <w:szCs w:val="28"/>
        </w:rPr>
        <w:t>，扩大宣传力度，主要对求职及实习方面着重发力，举办求职实习相关讲座课程，积极参与企业相关实习及招聘宣讲会，提高软件在学校及企业人才招聘中的影响力，力图使软件成为企业在学校招聘的重要渠道。</w:t>
      </w:r>
    </w:p>
    <w:p w14:paraId="32A20331" w14:textId="77777777" w:rsidR="00DE3A16" w:rsidRDefault="009F6F65">
      <w:pPr>
        <w:pStyle w:val="1"/>
      </w:pPr>
      <w:bookmarkStart w:id="23" w:name="_Toc487792263"/>
      <w:r>
        <w:rPr>
          <w:rFonts w:hint="eastAsia"/>
        </w:rPr>
        <w:t>三、核心技术</w:t>
      </w:r>
      <w:bookmarkEnd w:id="23"/>
    </w:p>
    <w:p w14:paraId="0C61402D" w14:textId="77777777" w:rsidR="00DE3A16" w:rsidRDefault="009F6F65">
      <w:r>
        <w:rPr>
          <w:rFonts w:hint="eastAsia"/>
          <w:noProof/>
        </w:rPr>
        <w:drawing>
          <wp:inline distT="0" distB="0" distL="114300" distR="114300" wp14:anchorId="78A7D1DA" wp14:editId="592A9AF2">
            <wp:extent cx="5472430" cy="4015740"/>
            <wp:effectExtent l="0" t="0" r="0" b="0"/>
            <wp:docPr id="9" name="图片 9" descr="主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主流程"/>
                    <pic:cNvPicPr>
                      <a:picLocks noChangeAspect="1"/>
                    </pic:cNvPicPr>
                  </pic:nvPicPr>
                  <pic:blipFill>
                    <a:blip r:embed="rId13"/>
                    <a:stretch>
                      <a:fillRect/>
                    </a:stretch>
                  </pic:blipFill>
                  <pic:spPr>
                    <a:xfrm>
                      <a:off x="0" y="0"/>
                      <a:ext cx="5483155" cy="4023533"/>
                    </a:xfrm>
                    <a:prstGeom prst="rect">
                      <a:avLst/>
                    </a:prstGeom>
                  </pic:spPr>
                </pic:pic>
              </a:graphicData>
            </a:graphic>
          </wp:inline>
        </w:drawing>
      </w:r>
    </w:p>
    <w:p w14:paraId="09E7BBDE" w14:textId="77777777" w:rsidR="00DE3A16" w:rsidRDefault="009F6F65">
      <w:pPr>
        <w:jc w:val="center"/>
        <w:rPr>
          <w:rFonts w:ascii="宋体" w:eastAsia="宋体" w:hAnsi="宋体" w:cs="宋体"/>
          <w:iCs/>
        </w:rPr>
      </w:pPr>
      <w:r>
        <w:rPr>
          <w:rFonts w:ascii="宋体" w:eastAsia="宋体" w:hAnsi="宋体" w:cs="宋体" w:hint="eastAsia"/>
          <w:iCs/>
        </w:rPr>
        <w:t>图5 主流程图</w:t>
      </w:r>
    </w:p>
    <w:p w14:paraId="1A1EEBFF" w14:textId="77777777" w:rsidR="00DE3A16" w:rsidRDefault="009F6F65">
      <w:r>
        <w:rPr>
          <w:rFonts w:hint="eastAsia"/>
          <w:noProof/>
        </w:rPr>
        <w:lastRenderedPageBreak/>
        <w:drawing>
          <wp:anchor distT="0" distB="0" distL="114300" distR="114300" simplePos="0" relativeHeight="251662336" behindDoc="0" locked="0" layoutInCell="1" allowOverlap="1" wp14:anchorId="52870E67" wp14:editId="2240731D">
            <wp:simplePos x="0" y="0"/>
            <wp:positionH relativeFrom="column">
              <wp:posOffset>1251585</wp:posOffset>
            </wp:positionH>
            <wp:positionV relativeFrom="paragraph">
              <wp:posOffset>33655</wp:posOffset>
            </wp:positionV>
            <wp:extent cx="2217420" cy="2009775"/>
            <wp:effectExtent l="0" t="0" r="0" b="0"/>
            <wp:wrapTopAndBottom/>
            <wp:docPr id="10" name="图片 10" descr="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SM"/>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7420" cy="2009775"/>
                    </a:xfrm>
                    <a:prstGeom prst="rect">
                      <a:avLst/>
                    </a:prstGeom>
                  </pic:spPr>
                </pic:pic>
              </a:graphicData>
            </a:graphic>
          </wp:anchor>
        </w:drawing>
      </w:r>
    </w:p>
    <w:p w14:paraId="2F505FE4" w14:textId="77777777" w:rsidR="00DE3A16" w:rsidRDefault="009F6F65">
      <w:pPr>
        <w:jc w:val="center"/>
        <w:rPr>
          <w:rFonts w:ascii="宋体" w:eastAsia="宋体" w:hAnsi="宋体" w:cs="宋体"/>
          <w:iCs/>
        </w:rPr>
      </w:pPr>
      <w:r>
        <w:rPr>
          <w:rFonts w:ascii="宋体" w:eastAsia="宋体" w:hAnsi="宋体" w:cs="宋体" w:hint="eastAsia"/>
          <w:iCs/>
        </w:rPr>
        <w:t>图6 用户模型、资源模型、任务模型的表现方式（向量空间模型）</w:t>
      </w:r>
    </w:p>
    <w:p w14:paraId="397B87E5" w14:textId="77777777" w:rsidR="00DE3A16" w:rsidRDefault="009F6F65">
      <w:r>
        <w:rPr>
          <w:rFonts w:hint="eastAsia"/>
          <w:noProof/>
        </w:rPr>
        <w:drawing>
          <wp:anchor distT="0" distB="0" distL="114300" distR="114300" simplePos="0" relativeHeight="251663360" behindDoc="0" locked="0" layoutInCell="1" allowOverlap="1" wp14:anchorId="1D8CF661" wp14:editId="43D4AEB8">
            <wp:simplePos x="0" y="0"/>
            <wp:positionH relativeFrom="column">
              <wp:align>center</wp:align>
            </wp:positionH>
            <wp:positionV relativeFrom="paragraph">
              <wp:posOffset>10795</wp:posOffset>
            </wp:positionV>
            <wp:extent cx="3063875" cy="4140200"/>
            <wp:effectExtent l="0" t="0" r="3810" b="0"/>
            <wp:wrapTopAndBottom/>
            <wp:docPr id="11" name="图片 11" descr="标签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标签体系"/>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63600" cy="4140000"/>
                    </a:xfrm>
                    <a:prstGeom prst="rect">
                      <a:avLst/>
                    </a:prstGeom>
                  </pic:spPr>
                </pic:pic>
              </a:graphicData>
            </a:graphic>
          </wp:anchor>
        </w:drawing>
      </w:r>
    </w:p>
    <w:p w14:paraId="53191C67" w14:textId="77777777" w:rsidR="00DE3A16" w:rsidRDefault="009F6F65">
      <w:pPr>
        <w:jc w:val="center"/>
        <w:rPr>
          <w:rFonts w:ascii="宋体" w:eastAsia="宋体" w:hAnsi="宋体" w:cs="宋体"/>
          <w:iCs/>
        </w:rPr>
      </w:pPr>
      <w:r>
        <w:rPr>
          <w:rFonts w:ascii="宋体" w:eastAsia="宋体" w:hAnsi="宋体" w:cs="宋体" w:hint="eastAsia"/>
          <w:iCs/>
        </w:rPr>
        <w:t>图7 标签体系</w:t>
      </w:r>
    </w:p>
    <w:p w14:paraId="05638ED0" w14:textId="77777777" w:rsidR="00DE3A16" w:rsidRDefault="009F6F65">
      <w:pPr>
        <w:ind w:firstLine="420"/>
        <w:rPr>
          <w:rFonts w:ascii="仿宋" w:eastAsia="仿宋" w:hAnsi="仿宋"/>
          <w:sz w:val="28"/>
          <w:szCs w:val="28"/>
        </w:rPr>
      </w:pPr>
      <w:r>
        <w:rPr>
          <w:rFonts w:ascii="仿宋" w:eastAsia="仿宋" w:hAnsi="仿宋" w:hint="eastAsia"/>
          <w:sz w:val="28"/>
          <w:szCs w:val="28"/>
        </w:rPr>
        <w:t>首先平台UI层向用户展示文章等资源，通过JS注入式监听捕捉用户操作行为数据，分析数据以向量空间模型向量的形式，以标签体系为基础建立（兴趣，能力）向量刻画用户模型，后推荐系统分析当</w:t>
      </w:r>
      <w:r>
        <w:rPr>
          <w:rFonts w:ascii="仿宋" w:eastAsia="仿宋" w:hAnsi="仿宋" w:hint="eastAsia"/>
          <w:sz w:val="28"/>
          <w:szCs w:val="28"/>
        </w:rPr>
        <w:lastRenderedPageBreak/>
        <w:t>前用户模型个性化推荐资源和任务，模型分析生成个性化分析报告，展示到UI层，然后用户对个性化结果进行评价，进而更新用户模型和优化推荐算法，循环进行，实现用户个性化兴趣挖掘和能力提升。</w:t>
      </w:r>
    </w:p>
    <w:p w14:paraId="576A6A8C" w14:textId="77777777" w:rsidR="00DE3A16" w:rsidRDefault="009F6F65">
      <w:pPr>
        <w:ind w:firstLine="420"/>
        <w:rPr>
          <w:rFonts w:ascii="仿宋" w:eastAsia="仿宋" w:hAnsi="仿宋"/>
          <w:sz w:val="28"/>
          <w:szCs w:val="28"/>
        </w:rPr>
      </w:pPr>
      <w:r>
        <w:rPr>
          <w:rFonts w:hint="eastAsia"/>
          <w:noProof/>
        </w:rPr>
        <w:drawing>
          <wp:inline distT="0" distB="0" distL="114300" distR="114300" wp14:anchorId="513FAD9F" wp14:editId="12F4925E">
            <wp:extent cx="5259070" cy="1724660"/>
            <wp:effectExtent l="0" t="0" r="0" b="0"/>
            <wp:docPr id="4" name="图片 4" descr="机器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机器学习"/>
                    <pic:cNvPicPr>
                      <a:picLocks noChangeAspect="1"/>
                    </pic:cNvPicPr>
                  </pic:nvPicPr>
                  <pic:blipFill>
                    <a:blip r:embed="rId16"/>
                    <a:stretch>
                      <a:fillRect/>
                    </a:stretch>
                  </pic:blipFill>
                  <pic:spPr>
                    <a:xfrm>
                      <a:off x="0" y="0"/>
                      <a:ext cx="5259070" cy="1724660"/>
                    </a:xfrm>
                    <a:prstGeom prst="rect">
                      <a:avLst/>
                    </a:prstGeom>
                  </pic:spPr>
                </pic:pic>
              </a:graphicData>
            </a:graphic>
          </wp:inline>
        </w:drawing>
      </w:r>
    </w:p>
    <w:p w14:paraId="28866469" w14:textId="77777777" w:rsidR="00DE3A16" w:rsidRDefault="009F6F65">
      <w:pPr>
        <w:ind w:firstLine="420"/>
        <w:jc w:val="center"/>
        <w:rPr>
          <w:rFonts w:ascii="宋体" w:eastAsia="宋体" w:hAnsi="宋体" w:cs="宋体"/>
          <w:iCs/>
        </w:rPr>
      </w:pPr>
      <w:r>
        <w:rPr>
          <w:rFonts w:ascii="宋体" w:eastAsia="宋体" w:hAnsi="宋体" w:cs="宋体" w:hint="eastAsia"/>
          <w:iCs/>
        </w:rPr>
        <w:t>图8 机器学习算法</w:t>
      </w:r>
    </w:p>
    <w:p w14:paraId="46C6EB08" w14:textId="77777777" w:rsidR="00DE3A16" w:rsidRDefault="009F6F65">
      <w:pPr>
        <w:widowControl/>
        <w:jc w:val="center"/>
      </w:pPr>
      <w:r>
        <w:rPr>
          <w:rFonts w:ascii="宋体" w:eastAsia="宋体" w:hAnsi="宋体" w:cs="宋体"/>
          <w:noProof/>
          <w:kern w:val="0"/>
          <w:sz w:val="24"/>
          <w:lang w:bidi="ar"/>
        </w:rPr>
        <w:drawing>
          <wp:inline distT="0" distB="0" distL="114300" distR="114300" wp14:anchorId="4B9FDF50" wp14:editId="4F46DE9F">
            <wp:extent cx="2339340" cy="881380"/>
            <wp:effectExtent l="0" t="0" r="3810" b="139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7"/>
                    <a:stretch>
                      <a:fillRect/>
                    </a:stretch>
                  </pic:blipFill>
                  <pic:spPr>
                    <a:xfrm>
                      <a:off x="0" y="0"/>
                      <a:ext cx="2339340" cy="881380"/>
                    </a:xfrm>
                    <a:prstGeom prst="rect">
                      <a:avLst/>
                    </a:prstGeom>
                    <a:noFill/>
                    <a:ln w="9525">
                      <a:noFill/>
                    </a:ln>
                  </pic:spPr>
                </pic:pic>
              </a:graphicData>
            </a:graphic>
          </wp:inline>
        </w:drawing>
      </w:r>
      <w:r>
        <w:rPr>
          <w:noProof/>
        </w:rPr>
        <w:drawing>
          <wp:inline distT="0" distB="0" distL="114300" distR="114300" wp14:anchorId="6CD75C71" wp14:editId="1D023D5C">
            <wp:extent cx="2305050" cy="767080"/>
            <wp:effectExtent l="0" t="0" r="0" b="13970"/>
            <wp:docPr id="14" name="图片 14" descr="D5U`CV)DSR@AHI@[KV`[)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5U`CV)DSR@AHI@[KV`[)GB"/>
                    <pic:cNvPicPr>
                      <a:picLocks noChangeAspect="1"/>
                    </pic:cNvPicPr>
                  </pic:nvPicPr>
                  <pic:blipFill>
                    <a:blip r:embed="rId18"/>
                    <a:stretch>
                      <a:fillRect/>
                    </a:stretch>
                  </pic:blipFill>
                  <pic:spPr>
                    <a:xfrm>
                      <a:off x="0" y="0"/>
                      <a:ext cx="2305050" cy="767080"/>
                    </a:xfrm>
                    <a:prstGeom prst="rect">
                      <a:avLst/>
                    </a:prstGeom>
                  </pic:spPr>
                </pic:pic>
              </a:graphicData>
            </a:graphic>
          </wp:inline>
        </w:drawing>
      </w:r>
    </w:p>
    <w:p w14:paraId="58337868" w14:textId="77777777" w:rsidR="00DE3A16" w:rsidRDefault="009F6F65">
      <w:pPr>
        <w:widowControl/>
        <w:jc w:val="center"/>
      </w:pPr>
      <w:r>
        <w:rPr>
          <w:rFonts w:hint="eastAsia"/>
          <w:noProof/>
        </w:rPr>
        <w:drawing>
          <wp:inline distT="0" distB="0" distL="114300" distR="114300" wp14:anchorId="79F8B1E2" wp14:editId="54CD2589">
            <wp:extent cx="2285365" cy="1024890"/>
            <wp:effectExtent l="0" t="0" r="635" b="3810"/>
            <wp:docPr id="15" name="图片 15" descr="D%7OD4M7HABNFX0)G0S6T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7OD4M7HABNFX0)G0S6TGN"/>
                    <pic:cNvPicPr>
                      <a:picLocks noChangeAspect="1"/>
                    </pic:cNvPicPr>
                  </pic:nvPicPr>
                  <pic:blipFill>
                    <a:blip r:embed="rId19"/>
                    <a:stretch>
                      <a:fillRect/>
                    </a:stretch>
                  </pic:blipFill>
                  <pic:spPr>
                    <a:xfrm>
                      <a:off x="0" y="0"/>
                      <a:ext cx="2285365" cy="1024890"/>
                    </a:xfrm>
                    <a:prstGeom prst="rect">
                      <a:avLst/>
                    </a:prstGeom>
                  </pic:spPr>
                </pic:pic>
              </a:graphicData>
            </a:graphic>
          </wp:inline>
        </w:drawing>
      </w:r>
      <w:r>
        <w:rPr>
          <w:rFonts w:hint="eastAsia"/>
          <w:noProof/>
        </w:rPr>
        <w:drawing>
          <wp:inline distT="0" distB="0" distL="114300" distR="114300" wp14:anchorId="5D25CB1D" wp14:editId="0DEE0948">
            <wp:extent cx="2209800" cy="1003300"/>
            <wp:effectExtent l="0" t="0" r="0" b="6350"/>
            <wp:docPr id="16" name="图片 16" descr="17M436Z{7EA7(FIF%)UXS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M436Z{7EA7(FIF%)UXS6M"/>
                    <pic:cNvPicPr>
                      <a:picLocks noChangeAspect="1"/>
                    </pic:cNvPicPr>
                  </pic:nvPicPr>
                  <pic:blipFill>
                    <a:blip r:embed="rId20"/>
                    <a:stretch>
                      <a:fillRect/>
                    </a:stretch>
                  </pic:blipFill>
                  <pic:spPr>
                    <a:xfrm>
                      <a:off x="0" y="0"/>
                      <a:ext cx="2209800" cy="1003300"/>
                    </a:xfrm>
                    <a:prstGeom prst="rect">
                      <a:avLst/>
                    </a:prstGeom>
                  </pic:spPr>
                </pic:pic>
              </a:graphicData>
            </a:graphic>
          </wp:inline>
        </w:drawing>
      </w:r>
    </w:p>
    <w:p w14:paraId="499F1A34" w14:textId="77777777" w:rsidR="00DE3A16" w:rsidRDefault="009F6F65">
      <w:pPr>
        <w:ind w:firstLine="420"/>
        <w:jc w:val="center"/>
        <w:rPr>
          <w:rFonts w:ascii="宋体" w:eastAsia="宋体" w:hAnsi="宋体" w:cs="宋体"/>
          <w:iCs/>
        </w:rPr>
      </w:pPr>
      <w:r>
        <w:rPr>
          <w:rFonts w:ascii="宋体" w:eastAsia="宋体" w:hAnsi="宋体" w:cs="宋体" w:hint="eastAsia"/>
          <w:iCs/>
        </w:rPr>
        <w:t>图9 余弦相似度算法</w:t>
      </w:r>
    </w:p>
    <w:p w14:paraId="77BD105C" w14:textId="77777777" w:rsidR="00DE3A16" w:rsidRDefault="009F6F65">
      <w:pPr>
        <w:ind w:firstLine="420"/>
        <w:rPr>
          <w:rFonts w:ascii="仿宋" w:eastAsia="仿宋" w:hAnsi="仿宋"/>
          <w:sz w:val="28"/>
          <w:szCs w:val="28"/>
        </w:rPr>
      </w:pPr>
      <w:r>
        <w:rPr>
          <w:rFonts w:ascii="仿宋" w:eastAsia="仿宋" w:hAnsi="仿宋" w:hint="eastAsia"/>
          <w:sz w:val="28"/>
          <w:szCs w:val="28"/>
        </w:rPr>
        <w:t>P表示用户模型（Person Model），T表示人物模型（Task Model），R表示资源模型（Resource Model），i，j表示不同的个体，k表示第k个标签，sim（X,Y）表示相似度</w:t>
      </w:r>
    </w:p>
    <w:p w14:paraId="2B29809A" w14:textId="77777777" w:rsidR="00DE3A16" w:rsidRDefault="009F6F65">
      <w:pPr>
        <w:ind w:firstLine="420"/>
        <w:rPr>
          <w:rFonts w:ascii="仿宋" w:eastAsia="仿宋" w:hAnsi="仿宋"/>
          <w:sz w:val="28"/>
          <w:szCs w:val="28"/>
        </w:rPr>
      </w:pPr>
      <w:r>
        <w:rPr>
          <w:rFonts w:ascii="仿宋" w:eastAsia="仿宋" w:hAnsi="仿宋" w:hint="eastAsia"/>
          <w:sz w:val="28"/>
          <w:szCs w:val="28"/>
        </w:rPr>
        <w:t>朴素贝叶斯概率</w:t>
      </w:r>
    </w:p>
    <w:p w14:paraId="72374C10" w14:textId="77777777" w:rsidR="00DE3A16" w:rsidRDefault="00DE3A16">
      <w:pPr>
        <w:ind w:firstLine="420"/>
        <w:rPr>
          <w:rFonts w:ascii="仿宋" w:eastAsia="仿宋" w:hAnsi="仿宋"/>
          <w:sz w:val="28"/>
          <w:szCs w:val="28"/>
        </w:rPr>
      </w:pPr>
    </w:p>
    <w:p w14:paraId="4E6E03E3" w14:textId="77777777" w:rsidR="00DE3A16" w:rsidRDefault="009F6F65">
      <w:pPr>
        <w:ind w:firstLine="420"/>
        <w:jc w:val="center"/>
        <w:rPr>
          <w:rFonts w:ascii="仿宋" w:eastAsia="仿宋" w:hAnsi="仿宋"/>
          <w:sz w:val="28"/>
          <w:szCs w:val="28"/>
        </w:rPr>
      </w:pPr>
      <w:r>
        <w:rPr>
          <w:rFonts w:ascii="仿宋" w:eastAsia="仿宋" w:hAnsi="仿宋"/>
          <w:noProof/>
          <w:sz w:val="28"/>
          <w:szCs w:val="28"/>
        </w:rPr>
        <w:lastRenderedPageBreak/>
        <w:drawing>
          <wp:inline distT="0" distB="0" distL="114300" distR="114300" wp14:anchorId="7FE6B84A" wp14:editId="5138E45F">
            <wp:extent cx="4171315" cy="948055"/>
            <wp:effectExtent l="0" t="0" r="635"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rcRect l="7007" t="467"/>
                    <a:stretch>
                      <a:fillRect/>
                    </a:stretch>
                  </pic:blipFill>
                  <pic:spPr>
                    <a:xfrm>
                      <a:off x="0" y="0"/>
                      <a:ext cx="4171315" cy="948055"/>
                    </a:xfrm>
                    <a:prstGeom prst="rect">
                      <a:avLst/>
                    </a:prstGeom>
                    <a:noFill/>
                    <a:ln w="9525">
                      <a:noFill/>
                    </a:ln>
                  </pic:spPr>
                </pic:pic>
              </a:graphicData>
            </a:graphic>
          </wp:inline>
        </w:drawing>
      </w:r>
    </w:p>
    <w:p w14:paraId="6D9801E4" w14:textId="77777777" w:rsidR="00DE3A16" w:rsidRDefault="009F6F65">
      <w:pPr>
        <w:ind w:firstLine="420"/>
        <w:jc w:val="center"/>
        <w:rPr>
          <w:rFonts w:ascii="仿宋" w:eastAsia="仿宋" w:hAnsi="仿宋"/>
          <w:sz w:val="28"/>
          <w:szCs w:val="28"/>
        </w:rPr>
      </w:pPr>
      <w:r>
        <w:rPr>
          <w:rFonts w:ascii="仿宋" w:eastAsia="仿宋" w:hAnsi="仿宋"/>
          <w:noProof/>
          <w:sz w:val="28"/>
          <w:szCs w:val="28"/>
        </w:rPr>
        <w:drawing>
          <wp:inline distT="0" distB="0" distL="114300" distR="114300" wp14:anchorId="0E9DE329" wp14:editId="5A205CC8">
            <wp:extent cx="2982595" cy="765810"/>
            <wp:effectExtent l="0" t="0" r="8255"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rcRect l="2430" t="-5789"/>
                    <a:stretch>
                      <a:fillRect/>
                    </a:stretch>
                  </pic:blipFill>
                  <pic:spPr>
                    <a:xfrm>
                      <a:off x="0" y="0"/>
                      <a:ext cx="2982595" cy="765810"/>
                    </a:xfrm>
                    <a:prstGeom prst="rect">
                      <a:avLst/>
                    </a:prstGeom>
                    <a:noFill/>
                    <a:ln w="9525">
                      <a:noFill/>
                    </a:ln>
                  </pic:spPr>
                </pic:pic>
              </a:graphicData>
            </a:graphic>
          </wp:inline>
        </w:drawing>
      </w:r>
    </w:p>
    <w:p w14:paraId="7B8D6D47" w14:textId="77777777" w:rsidR="00DE3A16" w:rsidRDefault="009F6F65">
      <w:pPr>
        <w:ind w:firstLine="420"/>
        <w:jc w:val="center"/>
        <w:rPr>
          <w:rFonts w:ascii="仿宋" w:eastAsia="仿宋" w:hAnsi="仿宋"/>
          <w:sz w:val="28"/>
          <w:szCs w:val="28"/>
        </w:rPr>
      </w:pPr>
      <w:r>
        <w:rPr>
          <w:rFonts w:ascii="宋体" w:eastAsia="宋体" w:hAnsi="宋体" w:cs="宋体" w:hint="eastAsia"/>
          <w:szCs w:val="21"/>
        </w:rPr>
        <w:t>图10 朴素贝叶斯概率公式</w:t>
      </w:r>
    </w:p>
    <w:p w14:paraId="7BA63AE5" w14:textId="77777777" w:rsidR="00DE3A16" w:rsidRDefault="009F6F65">
      <w:pPr>
        <w:ind w:firstLine="420"/>
        <w:rPr>
          <w:rFonts w:ascii="仿宋" w:eastAsia="仿宋" w:hAnsi="仿宋"/>
          <w:sz w:val="28"/>
          <w:szCs w:val="28"/>
        </w:rPr>
      </w:pPr>
      <w:r>
        <w:rPr>
          <w:rFonts w:ascii="仿宋" w:eastAsia="仿宋" w:hAnsi="仿宋" w:hint="eastAsia"/>
          <w:sz w:val="28"/>
          <w:szCs w:val="28"/>
        </w:rPr>
        <w:t>c：总体适合概率  d：当前用户模型  i，j：各个分量标签  N：标签计算权重</w:t>
      </w:r>
    </w:p>
    <w:p w14:paraId="332E5801" w14:textId="77777777" w:rsidR="00DE3A16" w:rsidRDefault="009F6F65">
      <w:pPr>
        <w:ind w:firstLine="420"/>
        <w:rPr>
          <w:rFonts w:ascii="仿宋" w:eastAsia="仿宋" w:hAnsi="仿宋"/>
          <w:sz w:val="28"/>
          <w:szCs w:val="28"/>
        </w:rPr>
      </w:pPr>
      <w:r>
        <w:rPr>
          <w:rFonts w:ascii="仿宋" w:eastAsia="仿宋" w:hAnsi="仿宋" w:hint="eastAsia"/>
          <w:sz w:val="28"/>
          <w:szCs w:val="28"/>
        </w:rPr>
        <w:t>核心技术采用基于内容的推荐算法以及增量学习和深度学习算法，一方面，通过余弦相似度算法比较用户模型（兴趣，能力）和资源模型（相关度，难度），通过朴素贝叶斯算法计算适合概率，实现个性化推荐；另一方面，通过抽取每个用户模型和对应反馈修正后的个性化推荐结果，生成大数据集合，将大数据集合分为训练集和测试集，采用BP神经网络算法，训练学习已有数据，并通过测试集测试，拟合用户模型和资源模型适应度，不断优化改进推荐算法，使推荐结果越来越准确。</w:t>
      </w:r>
    </w:p>
    <w:p w14:paraId="13F2FF19" w14:textId="77777777" w:rsidR="00DE3A16" w:rsidRDefault="009F6F65">
      <w:pPr>
        <w:widowControl/>
        <w:spacing w:after="0" w:line="240" w:lineRule="auto"/>
        <w:jc w:val="left"/>
        <w:rPr>
          <w:rFonts w:ascii="仿宋" w:eastAsia="仿宋" w:hAnsi="仿宋"/>
          <w:sz w:val="28"/>
          <w:szCs w:val="28"/>
        </w:rPr>
      </w:pPr>
      <w:r>
        <w:rPr>
          <w:rFonts w:ascii="仿宋" w:eastAsia="仿宋" w:hAnsi="仿宋"/>
          <w:sz w:val="28"/>
          <w:szCs w:val="28"/>
        </w:rPr>
        <w:br w:type="page"/>
      </w:r>
    </w:p>
    <w:p w14:paraId="6C3128AA" w14:textId="77777777" w:rsidR="00DE3A16" w:rsidRDefault="009F6F65">
      <w:pPr>
        <w:pStyle w:val="1"/>
      </w:pPr>
      <w:bookmarkStart w:id="24" w:name="_Toc487792264"/>
      <w:r>
        <w:rPr>
          <w:rFonts w:hint="eastAsia"/>
        </w:rPr>
        <w:lastRenderedPageBreak/>
        <w:t>四、</w:t>
      </w:r>
      <w:r>
        <w:t>团队</w:t>
      </w:r>
      <w:r>
        <w:rPr>
          <w:rFonts w:hint="eastAsia"/>
        </w:rPr>
        <w:t>介绍及</w:t>
      </w:r>
      <w:r>
        <w:t>分工</w:t>
      </w:r>
      <w:bookmarkEnd w:id="24"/>
    </w:p>
    <w:tbl>
      <w:tblPr>
        <w:tblStyle w:val="af4"/>
        <w:tblW w:w="8296" w:type="dxa"/>
        <w:tblLayout w:type="fixed"/>
        <w:tblLook w:val="04A0" w:firstRow="1" w:lastRow="0" w:firstColumn="1" w:lastColumn="0" w:noHBand="0" w:noVBand="1"/>
      </w:tblPr>
      <w:tblGrid>
        <w:gridCol w:w="1555"/>
        <w:gridCol w:w="3260"/>
        <w:gridCol w:w="3481"/>
      </w:tblGrid>
      <w:tr w:rsidR="00DE3A16" w14:paraId="0DDE22F9" w14:textId="77777777">
        <w:tc>
          <w:tcPr>
            <w:tcW w:w="4815" w:type="dxa"/>
            <w:gridSpan w:val="2"/>
          </w:tcPr>
          <w:p w14:paraId="34F1DFA5" w14:textId="77777777" w:rsidR="00DE3A16" w:rsidRDefault="009F6F65">
            <w:pPr>
              <w:spacing w:after="0" w:line="240" w:lineRule="auto"/>
              <w:rPr>
                <w:b/>
              </w:rPr>
            </w:pPr>
            <w:r>
              <w:rPr>
                <w:rFonts w:hint="eastAsia"/>
                <w:b/>
              </w:rPr>
              <w:t>团队成员</w:t>
            </w:r>
          </w:p>
        </w:tc>
        <w:tc>
          <w:tcPr>
            <w:tcW w:w="3481" w:type="dxa"/>
          </w:tcPr>
          <w:p w14:paraId="3E1D8758" w14:textId="77777777" w:rsidR="00DE3A16" w:rsidRDefault="009F6F65">
            <w:pPr>
              <w:spacing w:after="0" w:line="240" w:lineRule="auto"/>
              <w:rPr>
                <w:b/>
              </w:rPr>
            </w:pPr>
            <w:r>
              <w:rPr>
                <w:rFonts w:hint="eastAsia"/>
                <w:b/>
              </w:rPr>
              <w:t>职责</w:t>
            </w:r>
          </w:p>
        </w:tc>
      </w:tr>
      <w:tr w:rsidR="00DE3A16" w14:paraId="65B991F7" w14:textId="77777777">
        <w:tc>
          <w:tcPr>
            <w:tcW w:w="4815" w:type="dxa"/>
            <w:gridSpan w:val="2"/>
          </w:tcPr>
          <w:p w14:paraId="1DF0626E" w14:textId="77777777" w:rsidR="00DE3A16" w:rsidRDefault="009F6F65">
            <w:pPr>
              <w:widowControl/>
              <w:numPr>
                <w:ilvl w:val="0"/>
                <w:numId w:val="1"/>
              </w:numPr>
              <w:shd w:val="clear" w:color="auto" w:fill="FFFFFF"/>
              <w:spacing w:after="0" w:line="240" w:lineRule="auto"/>
              <w:ind w:left="0"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陶诗韵</w:t>
            </w:r>
          </w:p>
        </w:tc>
        <w:tc>
          <w:tcPr>
            <w:tcW w:w="3481" w:type="dxa"/>
          </w:tcPr>
          <w:p w14:paraId="29FCE3BD" w14:textId="77777777" w:rsidR="00DE3A16" w:rsidRDefault="009F6F65">
            <w:pPr>
              <w:spacing w:after="0" w:line="240" w:lineRule="auto"/>
            </w:pPr>
            <w:r>
              <w:rPr>
                <w:rFonts w:hint="eastAsia"/>
              </w:rPr>
              <w:t>市场分析、项目管理、项目风险预估</w:t>
            </w:r>
          </w:p>
        </w:tc>
      </w:tr>
      <w:tr w:rsidR="00DE3A16" w14:paraId="19481DA8" w14:textId="77777777">
        <w:tc>
          <w:tcPr>
            <w:tcW w:w="4815" w:type="dxa"/>
            <w:gridSpan w:val="2"/>
          </w:tcPr>
          <w:p w14:paraId="1B219570" w14:textId="77777777" w:rsidR="00DE3A16" w:rsidRDefault="009F6F65">
            <w:pPr>
              <w:spacing w:after="0" w:line="240" w:lineRule="auto"/>
            </w:pPr>
            <w:r>
              <w:rPr>
                <w:rFonts w:hint="eastAsia"/>
              </w:rPr>
              <w:t>杨欢</w:t>
            </w:r>
          </w:p>
        </w:tc>
        <w:tc>
          <w:tcPr>
            <w:tcW w:w="3481" w:type="dxa"/>
          </w:tcPr>
          <w:p w14:paraId="726EA1F5" w14:textId="77777777" w:rsidR="00DE3A16" w:rsidRDefault="009F6F65">
            <w:pPr>
              <w:spacing w:after="0" w:line="240" w:lineRule="auto"/>
            </w:pPr>
            <w:r>
              <w:rPr>
                <w:rFonts w:hint="eastAsia"/>
              </w:rPr>
              <w:t>财务管理与分析、团队建设</w:t>
            </w:r>
          </w:p>
        </w:tc>
      </w:tr>
      <w:tr w:rsidR="00DE3A16" w14:paraId="3CE12F89" w14:textId="77777777">
        <w:tc>
          <w:tcPr>
            <w:tcW w:w="4815" w:type="dxa"/>
            <w:gridSpan w:val="2"/>
          </w:tcPr>
          <w:p w14:paraId="7EA66E00" w14:textId="77777777" w:rsidR="00DE3A16" w:rsidRDefault="009F6F65">
            <w:pPr>
              <w:spacing w:after="0" w:line="240" w:lineRule="auto"/>
            </w:pPr>
            <w:r>
              <w:rPr>
                <w:rFonts w:hint="eastAsia"/>
              </w:rPr>
              <w:t>徐志超</w:t>
            </w:r>
          </w:p>
        </w:tc>
        <w:tc>
          <w:tcPr>
            <w:tcW w:w="3481" w:type="dxa"/>
          </w:tcPr>
          <w:p w14:paraId="51D6EA23" w14:textId="77777777" w:rsidR="00DE3A16" w:rsidRDefault="009F6F65">
            <w:pPr>
              <w:spacing w:after="0" w:line="240" w:lineRule="auto"/>
            </w:pPr>
            <w:r>
              <w:rPr>
                <w:rFonts w:hint="eastAsia"/>
              </w:rPr>
              <w:t>产品经理、资源合作</w:t>
            </w:r>
          </w:p>
        </w:tc>
      </w:tr>
      <w:tr w:rsidR="00DE3A16" w14:paraId="09D36927" w14:textId="77777777">
        <w:tc>
          <w:tcPr>
            <w:tcW w:w="4815" w:type="dxa"/>
            <w:gridSpan w:val="2"/>
          </w:tcPr>
          <w:p w14:paraId="25E9670C" w14:textId="77777777" w:rsidR="00DE3A16" w:rsidRDefault="009F6F65">
            <w:pPr>
              <w:spacing w:after="0" w:line="240" w:lineRule="auto"/>
            </w:pPr>
            <w:r>
              <w:rPr>
                <w:rFonts w:hint="eastAsia"/>
              </w:rPr>
              <w:t>张浩哲</w:t>
            </w:r>
          </w:p>
        </w:tc>
        <w:tc>
          <w:tcPr>
            <w:tcW w:w="3481" w:type="dxa"/>
          </w:tcPr>
          <w:p w14:paraId="06230DC1" w14:textId="77777777" w:rsidR="00DE3A16" w:rsidRDefault="009F6F65">
            <w:pPr>
              <w:spacing w:after="0" w:line="240" w:lineRule="auto"/>
            </w:pPr>
            <w:r>
              <w:rPr>
                <w:rFonts w:hint="eastAsia"/>
              </w:rPr>
              <w:t>产品经理</w:t>
            </w:r>
          </w:p>
        </w:tc>
      </w:tr>
      <w:tr w:rsidR="00DE3A16" w14:paraId="15DA2B5D" w14:textId="77777777">
        <w:tc>
          <w:tcPr>
            <w:tcW w:w="4815" w:type="dxa"/>
            <w:gridSpan w:val="2"/>
          </w:tcPr>
          <w:p w14:paraId="0E75ADF3" w14:textId="77777777" w:rsidR="00DE3A16" w:rsidRDefault="009F6F65">
            <w:pPr>
              <w:widowControl/>
              <w:shd w:val="clear" w:color="auto" w:fill="FFFFFF"/>
              <w:spacing w:after="0" w:line="240" w:lineRule="auto"/>
              <w:ind w:right="90"/>
              <w:jc w:val="left"/>
              <w:textAlignment w:val="center"/>
              <w:rPr>
                <w:rFonts w:ascii="微软雅黑" w:eastAsia="宋体" w:hAnsi="微软雅黑" w:cs="宋体"/>
                <w:color w:val="4A4A4A"/>
                <w:kern w:val="0"/>
                <w:szCs w:val="21"/>
              </w:rPr>
            </w:pPr>
            <w:r>
              <w:rPr>
                <w:rFonts w:ascii="微软雅黑" w:eastAsia="宋体" w:hAnsi="微软雅黑" w:cs="宋体"/>
                <w:color w:val="4A4A4A"/>
                <w:kern w:val="0"/>
                <w:szCs w:val="21"/>
              </w:rPr>
              <w:t>李熙铭</w:t>
            </w:r>
          </w:p>
        </w:tc>
        <w:tc>
          <w:tcPr>
            <w:tcW w:w="3481" w:type="dxa"/>
          </w:tcPr>
          <w:p w14:paraId="539F0045" w14:textId="77777777" w:rsidR="00DE3A16" w:rsidRDefault="009F6F65">
            <w:pPr>
              <w:spacing w:after="0" w:line="240" w:lineRule="auto"/>
            </w:pPr>
            <w:r>
              <w:rPr>
                <w:rFonts w:hint="eastAsia"/>
              </w:rPr>
              <w:t>人工智能算法设计与研究</w:t>
            </w:r>
          </w:p>
        </w:tc>
      </w:tr>
      <w:tr w:rsidR="00DE3A16" w14:paraId="74CE4133" w14:textId="77777777">
        <w:tc>
          <w:tcPr>
            <w:tcW w:w="4815" w:type="dxa"/>
            <w:gridSpan w:val="2"/>
          </w:tcPr>
          <w:p w14:paraId="6DBE4F85" w14:textId="77777777" w:rsidR="00DE3A16" w:rsidRDefault="009F6F65">
            <w:pPr>
              <w:spacing w:after="0" w:line="240" w:lineRule="auto"/>
            </w:pPr>
            <w:r>
              <w:rPr>
                <w:rFonts w:hint="eastAsia"/>
              </w:rPr>
              <w:t>万家兵</w:t>
            </w:r>
          </w:p>
        </w:tc>
        <w:tc>
          <w:tcPr>
            <w:tcW w:w="3481" w:type="dxa"/>
          </w:tcPr>
          <w:p w14:paraId="38FD9F1F" w14:textId="77777777" w:rsidR="00DE3A16" w:rsidRDefault="009F6F65">
            <w:pPr>
              <w:spacing w:after="0" w:line="240" w:lineRule="auto"/>
            </w:pPr>
            <w:r>
              <w:rPr>
                <w:rFonts w:hint="eastAsia"/>
              </w:rPr>
              <w:t>人工智能算法设计与研究</w:t>
            </w:r>
          </w:p>
        </w:tc>
      </w:tr>
      <w:tr w:rsidR="00DE3A16" w14:paraId="4DB8D36A" w14:textId="77777777">
        <w:tc>
          <w:tcPr>
            <w:tcW w:w="4815" w:type="dxa"/>
            <w:gridSpan w:val="2"/>
          </w:tcPr>
          <w:p w14:paraId="27A832AC" w14:textId="77777777" w:rsidR="00DE3A16" w:rsidRDefault="009F6F65">
            <w:pPr>
              <w:spacing w:after="0" w:line="240" w:lineRule="auto"/>
            </w:pPr>
            <w:r>
              <w:rPr>
                <w:rFonts w:hint="eastAsia"/>
              </w:rPr>
              <w:t>李小民</w:t>
            </w:r>
          </w:p>
        </w:tc>
        <w:tc>
          <w:tcPr>
            <w:tcW w:w="3481" w:type="dxa"/>
          </w:tcPr>
          <w:p w14:paraId="7AACAEBF" w14:textId="77777777" w:rsidR="00DE3A16" w:rsidRDefault="009F6F65">
            <w:pPr>
              <w:spacing w:after="0" w:line="240" w:lineRule="auto"/>
            </w:pPr>
            <w:r>
              <w:rPr>
                <w:rFonts w:hint="eastAsia"/>
              </w:rPr>
              <w:t>人工智能算法设计与研究</w:t>
            </w:r>
          </w:p>
        </w:tc>
      </w:tr>
      <w:tr w:rsidR="00DE3A16" w14:paraId="5E041D73" w14:textId="77777777">
        <w:tc>
          <w:tcPr>
            <w:tcW w:w="4815" w:type="dxa"/>
            <w:gridSpan w:val="2"/>
          </w:tcPr>
          <w:p w14:paraId="4693776D" w14:textId="77777777" w:rsidR="00DE3A16" w:rsidRDefault="009F6F65">
            <w:pPr>
              <w:spacing w:after="0" w:line="240" w:lineRule="auto"/>
            </w:pPr>
            <w:r>
              <w:rPr>
                <w:rFonts w:hint="eastAsia"/>
              </w:rPr>
              <w:t>魏泽毅</w:t>
            </w:r>
          </w:p>
        </w:tc>
        <w:tc>
          <w:tcPr>
            <w:tcW w:w="3481" w:type="dxa"/>
          </w:tcPr>
          <w:p w14:paraId="22597C59" w14:textId="77777777" w:rsidR="00DE3A16" w:rsidRDefault="009F6F65">
            <w:pPr>
              <w:spacing w:after="0" w:line="240" w:lineRule="auto"/>
            </w:pPr>
            <w:r>
              <w:rPr>
                <w:rFonts w:hint="eastAsia"/>
              </w:rPr>
              <w:t>产品开发</w:t>
            </w:r>
          </w:p>
        </w:tc>
      </w:tr>
      <w:tr w:rsidR="00DE3A16" w14:paraId="5B505553" w14:textId="77777777">
        <w:tc>
          <w:tcPr>
            <w:tcW w:w="4815" w:type="dxa"/>
            <w:gridSpan w:val="2"/>
          </w:tcPr>
          <w:p w14:paraId="5EEAAAAE" w14:textId="77777777" w:rsidR="00DE3A16" w:rsidRDefault="009F6F65">
            <w:pPr>
              <w:spacing w:after="0" w:line="240" w:lineRule="auto"/>
            </w:pPr>
            <w:r>
              <w:rPr>
                <w:rFonts w:hint="eastAsia"/>
              </w:rPr>
              <w:t>朱陈超</w:t>
            </w:r>
          </w:p>
        </w:tc>
        <w:tc>
          <w:tcPr>
            <w:tcW w:w="3481" w:type="dxa"/>
          </w:tcPr>
          <w:p w14:paraId="6BA2B03F" w14:textId="77777777" w:rsidR="00DE3A16" w:rsidRDefault="009F6F65">
            <w:pPr>
              <w:spacing w:after="0" w:line="240" w:lineRule="auto"/>
            </w:pPr>
            <w:r>
              <w:rPr>
                <w:rFonts w:hint="eastAsia"/>
              </w:rPr>
              <w:t>产品开发</w:t>
            </w:r>
          </w:p>
        </w:tc>
      </w:tr>
      <w:tr w:rsidR="00DE3A16" w14:paraId="50585EF3" w14:textId="77777777">
        <w:tc>
          <w:tcPr>
            <w:tcW w:w="1555" w:type="dxa"/>
          </w:tcPr>
          <w:p w14:paraId="33E6357B" w14:textId="77777777" w:rsidR="00DE3A16" w:rsidRDefault="009F6F65">
            <w:pPr>
              <w:spacing w:after="0" w:line="240" w:lineRule="auto"/>
            </w:pPr>
            <w:r>
              <w:rPr>
                <w:rFonts w:hint="eastAsia"/>
                <w:b/>
              </w:rPr>
              <w:t>指导老师</w:t>
            </w:r>
          </w:p>
        </w:tc>
        <w:tc>
          <w:tcPr>
            <w:tcW w:w="3260" w:type="dxa"/>
          </w:tcPr>
          <w:p w14:paraId="219E91D8" w14:textId="77777777" w:rsidR="00DE3A16" w:rsidRDefault="009F6F65">
            <w:pPr>
              <w:spacing w:after="0" w:line="240" w:lineRule="auto"/>
              <w:rPr>
                <w:b/>
              </w:rPr>
            </w:pPr>
            <w:r>
              <w:rPr>
                <w:rFonts w:hint="eastAsia"/>
                <w:b/>
              </w:rPr>
              <w:t>老师介绍</w:t>
            </w:r>
          </w:p>
        </w:tc>
        <w:tc>
          <w:tcPr>
            <w:tcW w:w="3481" w:type="dxa"/>
          </w:tcPr>
          <w:p w14:paraId="5B4DBCFF" w14:textId="77777777" w:rsidR="00DE3A16" w:rsidRDefault="009F6F65">
            <w:pPr>
              <w:spacing w:after="0" w:line="240" w:lineRule="auto"/>
              <w:rPr>
                <w:b/>
              </w:rPr>
            </w:pPr>
            <w:r>
              <w:rPr>
                <w:rFonts w:hint="eastAsia"/>
                <w:b/>
              </w:rPr>
              <w:t>指导内容</w:t>
            </w:r>
          </w:p>
        </w:tc>
      </w:tr>
      <w:tr w:rsidR="00DE3A16" w14:paraId="4D2DC9DD" w14:textId="77777777">
        <w:tc>
          <w:tcPr>
            <w:tcW w:w="1555" w:type="dxa"/>
          </w:tcPr>
          <w:p w14:paraId="693F61B9" w14:textId="77777777" w:rsidR="00DE3A16" w:rsidRDefault="009F6F65">
            <w:pPr>
              <w:spacing w:after="0" w:line="240" w:lineRule="auto"/>
            </w:pPr>
            <w:r>
              <w:rPr>
                <w:rFonts w:ascii="微软雅黑" w:hAnsi="微软雅黑"/>
                <w:color w:val="4A4A4A"/>
                <w:szCs w:val="21"/>
                <w:shd w:val="clear" w:color="auto" w:fill="FFFFFF"/>
              </w:rPr>
              <w:t>徐昊</w:t>
            </w:r>
          </w:p>
        </w:tc>
        <w:tc>
          <w:tcPr>
            <w:tcW w:w="3260" w:type="dxa"/>
          </w:tcPr>
          <w:p w14:paraId="3F94E10E" w14:textId="77777777" w:rsidR="00DE3A16" w:rsidRDefault="009F6F65">
            <w:pPr>
              <w:spacing w:after="0" w:line="240" w:lineRule="auto"/>
            </w:pPr>
            <w:r>
              <w:rPr>
                <w:rFonts w:hint="eastAsia"/>
              </w:rPr>
              <w:t>吉林大学公共计算机学院副教授</w:t>
            </w:r>
          </w:p>
          <w:p w14:paraId="4D8AB0AC" w14:textId="77777777" w:rsidR="00DE3A16" w:rsidRDefault="009F6F65">
            <w:pPr>
              <w:spacing w:after="0" w:line="240" w:lineRule="auto"/>
            </w:pPr>
            <w:r>
              <w:rPr>
                <w:rFonts w:hint="eastAsia"/>
              </w:rPr>
              <w:t>研究方向：知识图谱、语义分析</w:t>
            </w:r>
          </w:p>
        </w:tc>
        <w:tc>
          <w:tcPr>
            <w:tcW w:w="3481" w:type="dxa"/>
          </w:tcPr>
          <w:p w14:paraId="5CA8A77A" w14:textId="77777777" w:rsidR="00DE3A16" w:rsidRDefault="009F6F65">
            <w:pPr>
              <w:spacing w:after="0" w:line="240" w:lineRule="auto"/>
            </w:pPr>
            <w:r>
              <w:rPr>
                <w:rFonts w:hint="eastAsia"/>
              </w:rPr>
              <w:t>算法研究</w:t>
            </w:r>
          </w:p>
        </w:tc>
      </w:tr>
      <w:tr w:rsidR="00DE3A16" w14:paraId="4AFDE9F8" w14:textId="77777777">
        <w:tc>
          <w:tcPr>
            <w:tcW w:w="1555" w:type="dxa"/>
          </w:tcPr>
          <w:p w14:paraId="70A5F541" w14:textId="77777777" w:rsidR="00DE3A16" w:rsidRDefault="009F6F65">
            <w:pPr>
              <w:spacing w:after="0" w:line="240" w:lineRule="auto"/>
            </w:pPr>
            <w:r>
              <w:rPr>
                <w:rFonts w:ascii="微软雅黑" w:hAnsi="微软雅黑"/>
                <w:color w:val="4A4A4A"/>
                <w:szCs w:val="21"/>
                <w:shd w:val="clear" w:color="auto" w:fill="FFFFFF"/>
              </w:rPr>
              <w:t>周柏翔</w:t>
            </w:r>
          </w:p>
        </w:tc>
        <w:tc>
          <w:tcPr>
            <w:tcW w:w="3260" w:type="dxa"/>
          </w:tcPr>
          <w:p w14:paraId="29BEB3E1" w14:textId="77777777" w:rsidR="00DE3A16" w:rsidRDefault="009F6F65">
            <w:pPr>
              <w:spacing w:after="0" w:line="240" w:lineRule="auto"/>
              <w:rPr>
                <w:color w:val="333333"/>
                <w:szCs w:val="21"/>
                <w:shd w:val="clear" w:color="auto" w:fill="FFFFFF"/>
              </w:rPr>
            </w:pPr>
            <w:r>
              <w:rPr>
                <w:rFonts w:hint="eastAsia"/>
                <w:color w:val="333333"/>
                <w:szCs w:val="21"/>
                <w:shd w:val="clear" w:color="auto" w:fill="FFFFFF"/>
              </w:rPr>
              <w:t>管理学院</w:t>
            </w:r>
            <w:r>
              <w:rPr>
                <w:rFonts w:hint="eastAsia"/>
                <w:color w:val="333333"/>
                <w:szCs w:val="21"/>
                <w:shd w:val="clear" w:color="auto" w:fill="FFFFFF"/>
              </w:rPr>
              <w:t xml:space="preserve"> </w:t>
            </w:r>
            <w:r>
              <w:rPr>
                <w:rFonts w:hint="eastAsia"/>
                <w:color w:val="333333"/>
                <w:szCs w:val="21"/>
                <w:shd w:val="clear" w:color="auto" w:fill="FFFFFF"/>
              </w:rPr>
              <w:t>教授</w:t>
            </w:r>
          </w:p>
          <w:p w14:paraId="14077C8F" w14:textId="77777777" w:rsidR="00DE3A16" w:rsidRDefault="009F6F65">
            <w:pPr>
              <w:spacing w:after="0" w:line="240" w:lineRule="auto"/>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Pr>
          <w:p w14:paraId="7E4227CD" w14:textId="77777777" w:rsidR="00DE3A16" w:rsidRDefault="009F6F65">
            <w:pPr>
              <w:spacing w:after="0" w:line="240" w:lineRule="auto"/>
            </w:pPr>
            <w:r>
              <w:rPr>
                <w:rFonts w:hint="eastAsia"/>
              </w:rPr>
              <w:t>企业管理、市场运营</w:t>
            </w:r>
          </w:p>
        </w:tc>
      </w:tr>
      <w:tr w:rsidR="00DE3A16" w14:paraId="3468C523" w14:textId="77777777">
        <w:tc>
          <w:tcPr>
            <w:tcW w:w="1555" w:type="dxa"/>
          </w:tcPr>
          <w:p w14:paraId="0A05AABC" w14:textId="77777777" w:rsidR="00DE3A16" w:rsidRDefault="009F6F65">
            <w:pPr>
              <w:spacing w:after="0" w:line="240" w:lineRule="auto"/>
            </w:pPr>
            <w:r>
              <w:rPr>
                <w:rFonts w:ascii="微软雅黑" w:hAnsi="微软雅黑"/>
                <w:color w:val="4A4A4A"/>
                <w:szCs w:val="21"/>
                <w:shd w:val="clear" w:color="auto" w:fill="FFFFFF"/>
              </w:rPr>
              <w:t>刘元喜</w:t>
            </w:r>
          </w:p>
        </w:tc>
        <w:tc>
          <w:tcPr>
            <w:tcW w:w="3260" w:type="dxa"/>
          </w:tcPr>
          <w:p w14:paraId="1673A765" w14:textId="77777777" w:rsidR="00DE3A16" w:rsidRDefault="009F6F65">
            <w:pPr>
              <w:spacing w:after="0" w:line="240" w:lineRule="auto"/>
            </w:pPr>
            <w:r>
              <w:rPr>
                <w:rFonts w:hint="eastAsia"/>
              </w:rPr>
              <w:t>玖玖网络</w:t>
            </w:r>
            <w:r>
              <w:rPr>
                <w:rFonts w:hint="eastAsia"/>
              </w:rPr>
              <w:t xml:space="preserve"> CEO</w:t>
            </w:r>
          </w:p>
        </w:tc>
        <w:tc>
          <w:tcPr>
            <w:tcW w:w="3481" w:type="dxa"/>
          </w:tcPr>
          <w:p w14:paraId="6DE990E6" w14:textId="77777777" w:rsidR="00DE3A16" w:rsidRDefault="009F6F65">
            <w:pPr>
              <w:spacing w:after="0" w:line="240" w:lineRule="auto"/>
            </w:pPr>
            <w:r>
              <w:rPr>
                <w:rFonts w:hint="eastAsia"/>
              </w:rPr>
              <w:t>企业管理、产品开发</w:t>
            </w:r>
          </w:p>
        </w:tc>
      </w:tr>
    </w:tbl>
    <w:p w14:paraId="325F93AD" w14:textId="77777777" w:rsidR="00DE3A16" w:rsidRDefault="009F6F65">
      <w:pPr>
        <w:ind w:firstLine="420"/>
        <w:jc w:val="center"/>
        <w:rPr>
          <w:rFonts w:ascii="宋体" w:eastAsia="宋体" w:hAnsi="宋体" w:cs="宋体"/>
          <w:szCs w:val="21"/>
        </w:rPr>
      </w:pPr>
      <w:r>
        <w:rPr>
          <w:rFonts w:ascii="宋体" w:eastAsia="宋体" w:hAnsi="宋体" w:cs="宋体" w:hint="eastAsia"/>
          <w:szCs w:val="21"/>
        </w:rPr>
        <w:t>表5团队介绍及分工</w:t>
      </w:r>
    </w:p>
    <w:p w14:paraId="17B12406" w14:textId="77777777" w:rsidR="00DE3A16" w:rsidRDefault="009F6F65">
      <w:pPr>
        <w:ind w:firstLine="420"/>
        <w:rPr>
          <w:rFonts w:ascii="仿宋" w:eastAsia="仿宋" w:hAnsi="仿宋"/>
          <w:sz w:val="28"/>
          <w:szCs w:val="28"/>
        </w:rPr>
      </w:pPr>
      <w:r>
        <w:rPr>
          <w:rFonts w:ascii="仿宋" w:eastAsia="仿宋" w:hAnsi="仿宋"/>
          <w:sz w:val="28"/>
          <w:szCs w:val="28"/>
        </w:rPr>
        <w:t>及时团队共</w:t>
      </w:r>
      <w:r>
        <w:rPr>
          <w:rFonts w:ascii="仿宋" w:eastAsia="仿宋" w:hAnsi="仿宋" w:hint="eastAsia"/>
          <w:sz w:val="28"/>
          <w:szCs w:val="28"/>
        </w:rPr>
        <w:t>九</w:t>
      </w:r>
      <w:r>
        <w:rPr>
          <w:rFonts w:ascii="仿宋" w:eastAsia="仿宋" w:hAnsi="仿宋"/>
          <w:sz w:val="28"/>
          <w:szCs w:val="28"/>
        </w:rPr>
        <w:t>人</w:t>
      </w:r>
      <w:r>
        <w:rPr>
          <w:rFonts w:ascii="仿宋" w:eastAsia="仿宋" w:hAnsi="仿宋" w:hint="eastAsia"/>
          <w:sz w:val="28"/>
          <w:szCs w:val="28"/>
        </w:rPr>
        <w:t>，朱陈超，</w:t>
      </w:r>
      <w:r>
        <w:rPr>
          <w:rFonts w:ascii="仿宋" w:eastAsia="仿宋" w:hAnsi="仿宋"/>
          <w:sz w:val="28"/>
          <w:szCs w:val="28"/>
        </w:rPr>
        <w:t>李熙铭</w:t>
      </w:r>
      <w:r>
        <w:rPr>
          <w:rFonts w:ascii="仿宋" w:eastAsia="仿宋" w:hAnsi="仿宋" w:hint="eastAsia"/>
          <w:sz w:val="28"/>
          <w:szCs w:val="28"/>
        </w:rPr>
        <w:t>，张浩哲，徐志超，万家兵，魏泽毅，李小民，杨欢，</w:t>
      </w:r>
      <w:r>
        <w:rPr>
          <w:rFonts w:ascii="仿宋" w:eastAsia="仿宋" w:hAnsi="仿宋"/>
          <w:sz w:val="28"/>
          <w:szCs w:val="28"/>
        </w:rPr>
        <w:t>陶诗韵</w:t>
      </w:r>
      <w:r>
        <w:rPr>
          <w:rFonts w:ascii="仿宋" w:eastAsia="仿宋" w:hAnsi="仿宋" w:hint="eastAsia"/>
          <w:sz w:val="28"/>
          <w:szCs w:val="28"/>
        </w:rPr>
        <w:t>。</w:t>
      </w:r>
    </w:p>
    <w:p w14:paraId="01BFBB4C" w14:textId="77777777" w:rsidR="00DE3A16" w:rsidRDefault="009F6F65">
      <w:pPr>
        <w:spacing w:after="0" w:line="240" w:lineRule="auto"/>
        <w:ind w:firstLine="420"/>
      </w:pPr>
      <w:r>
        <w:rPr>
          <w:rFonts w:ascii="仿宋" w:eastAsia="仿宋" w:hAnsi="仿宋" w:hint="eastAsia"/>
          <w:sz w:val="28"/>
          <w:szCs w:val="28"/>
        </w:rPr>
        <w:t>陶诗韵：管理科学与工程研究生。负责本项目的市场分析，项目管理，项目风险预估。</w:t>
      </w:r>
    </w:p>
    <w:p w14:paraId="3381002B" w14:textId="77777777" w:rsidR="00DE3A16" w:rsidRDefault="009F6F65">
      <w:pPr>
        <w:ind w:firstLine="420"/>
        <w:rPr>
          <w:rFonts w:ascii="仿宋" w:eastAsia="仿宋" w:hAnsi="仿宋"/>
          <w:sz w:val="28"/>
          <w:szCs w:val="28"/>
        </w:rPr>
      </w:pPr>
      <w:r>
        <w:rPr>
          <w:rFonts w:ascii="仿宋" w:eastAsia="仿宋" w:hAnsi="仿宋" w:hint="eastAsia"/>
          <w:sz w:val="28"/>
          <w:szCs w:val="28"/>
        </w:rPr>
        <w:t>杨欢：人力资源管理专业。负责本项目的团队建设，财务管理与分析。</w:t>
      </w:r>
    </w:p>
    <w:p w14:paraId="76F035E1" w14:textId="77777777" w:rsidR="00DE3A16" w:rsidRDefault="009F6F65">
      <w:pPr>
        <w:ind w:firstLine="420"/>
        <w:rPr>
          <w:rFonts w:ascii="仿宋" w:eastAsia="仿宋" w:hAnsi="仿宋"/>
          <w:sz w:val="28"/>
          <w:szCs w:val="28"/>
        </w:rPr>
      </w:pPr>
      <w:r>
        <w:rPr>
          <w:rFonts w:ascii="仿宋" w:eastAsia="仿宋" w:hAnsi="仿宋" w:hint="eastAsia"/>
          <w:sz w:val="28"/>
          <w:szCs w:val="28"/>
        </w:rPr>
        <w:t>徐志超：现就职于某电商平台担任产品经理一职，曾为负责的产品线提供3</w:t>
      </w:r>
      <w:r>
        <w:rPr>
          <w:rFonts w:ascii="仿宋" w:eastAsia="仿宋" w:hAnsi="仿宋"/>
          <w:sz w:val="28"/>
          <w:szCs w:val="28"/>
        </w:rPr>
        <w:t>7</w:t>
      </w:r>
      <w:r>
        <w:rPr>
          <w:rFonts w:ascii="仿宋" w:eastAsia="仿宋" w:hAnsi="仿宋" w:hint="eastAsia"/>
          <w:sz w:val="28"/>
          <w:szCs w:val="28"/>
        </w:rPr>
        <w:t>%的用户增长率。负责本项目的产品设计，同时也负责项目组的资源合作。</w:t>
      </w:r>
    </w:p>
    <w:p w14:paraId="784FFBC9" w14:textId="77777777" w:rsidR="00DE3A16" w:rsidRDefault="009F6F65">
      <w:pPr>
        <w:ind w:firstLine="420"/>
        <w:rPr>
          <w:rFonts w:ascii="仿宋" w:eastAsia="仿宋" w:hAnsi="仿宋"/>
          <w:sz w:val="28"/>
          <w:szCs w:val="28"/>
        </w:rPr>
      </w:pPr>
      <w:r>
        <w:rPr>
          <w:rFonts w:ascii="仿宋" w:eastAsia="仿宋" w:hAnsi="仿宋" w:hint="eastAsia"/>
          <w:sz w:val="28"/>
          <w:szCs w:val="28"/>
        </w:rPr>
        <w:t>张浩哲：曾担任为两款上线产品的产品经理，负责业务梳理与用户需求调研。负责本项目的产品设计。</w:t>
      </w:r>
    </w:p>
    <w:p w14:paraId="2F7B4262" w14:textId="6C640E37" w:rsidR="00DE3A16" w:rsidRDefault="009F6F65">
      <w:pPr>
        <w:ind w:firstLine="420"/>
        <w:rPr>
          <w:rFonts w:ascii="仿宋" w:eastAsia="仿宋" w:hAnsi="仿宋"/>
          <w:sz w:val="28"/>
          <w:szCs w:val="28"/>
        </w:rPr>
      </w:pPr>
      <w:r>
        <w:rPr>
          <w:rFonts w:ascii="仿宋" w:eastAsia="仿宋" w:hAnsi="仿宋" w:hint="eastAsia"/>
          <w:sz w:val="28"/>
          <w:szCs w:val="28"/>
        </w:rPr>
        <w:lastRenderedPageBreak/>
        <w:t>李熙铭：计算机软件与理论博士，9篇SCI检索论文，两个实验性项目</w:t>
      </w:r>
      <w:r w:rsidR="00401167">
        <w:rPr>
          <w:rFonts w:ascii="仿宋" w:eastAsia="仿宋" w:hAnsi="仿宋" w:hint="eastAsia"/>
          <w:sz w:val="28"/>
          <w:szCs w:val="28"/>
        </w:rPr>
        <w:t>的</w:t>
      </w:r>
      <w:r>
        <w:rPr>
          <w:rFonts w:ascii="仿宋" w:eastAsia="仿宋" w:hAnsi="仿宋" w:hint="eastAsia"/>
          <w:sz w:val="28"/>
          <w:szCs w:val="28"/>
        </w:rPr>
        <w:t>负责人。负责本项目的算法设计与实现。</w:t>
      </w:r>
    </w:p>
    <w:p w14:paraId="26AE86E4" w14:textId="77777777" w:rsidR="00DE3A16" w:rsidRDefault="009F6F65">
      <w:pPr>
        <w:ind w:firstLine="420"/>
        <w:rPr>
          <w:rFonts w:ascii="仿宋" w:eastAsia="仿宋" w:hAnsi="仿宋"/>
          <w:sz w:val="28"/>
          <w:szCs w:val="28"/>
        </w:rPr>
      </w:pPr>
      <w:r>
        <w:rPr>
          <w:rFonts w:ascii="仿宋" w:eastAsia="仿宋" w:hAnsi="仿宋" w:hint="eastAsia"/>
          <w:sz w:val="28"/>
          <w:szCs w:val="28"/>
        </w:rPr>
        <w:t>万家兵：曾获得数学建模国赛省一等奖、采用神经网络技术实现手写数字识别，吉林大学理科实验班成员。负责本项目的算法的设计与实现。</w:t>
      </w:r>
    </w:p>
    <w:p w14:paraId="107991C7" w14:textId="77777777" w:rsidR="00DE3A16" w:rsidRDefault="009F6F65">
      <w:pPr>
        <w:ind w:firstLine="420"/>
        <w:rPr>
          <w:rFonts w:ascii="仿宋" w:eastAsia="仿宋" w:hAnsi="仿宋"/>
          <w:sz w:val="28"/>
          <w:szCs w:val="28"/>
        </w:rPr>
      </w:pPr>
      <w:r>
        <w:rPr>
          <w:rFonts w:ascii="仿宋" w:eastAsia="仿宋" w:hAnsi="仿宋" w:hint="eastAsia"/>
          <w:sz w:val="28"/>
          <w:szCs w:val="28"/>
        </w:rPr>
        <w:t>李小民：软件专业。负责本项目的算法的设计与实现。</w:t>
      </w:r>
    </w:p>
    <w:p w14:paraId="22DA3492" w14:textId="77777777" w:rsidR="00DE3A16" w:rsidRDefault="009F6F65">
      <w:pPr>
        <w:ind w:firstLine="420"/>
        <w:rPr>
          <w:rFonts w:ascii="仿宋" w:eastAsia="仿宋" w:hAnsi="仿宋"/>
          <w:sz w:val="28"/>
          <w:szCs w:val="28"/>
        </w:rPr>
      </w:pPr>
      <w:r>
        <w:rPr>
          <w:rFonts w:ascii="仿宋" w:eastAsia="仿宋" w:hAnsi="仿宋" w:hint="eastAsia"/>
          <w:sz w:val="28"/>
          <w:szCs w:val="28"/>
        </w:rPr>
        <w:t>朱陈超、魏泽毅：掌握</w:t>
      </w:r>
      <w:r>
        <w:rPr>
          <w:rFonts w:ascii="仿宋" w:eastAsia="仿宋" w:hAnsi="仿宋"/>
          <w:sz w:val="28"/>
          <w:szCs w:val="28"/>
        </w:rPr>
        <w:t>Hybrid</w:t>
      </w:r>
      <w:r>
        <w:rPr>
          <w:rFonts w:ascii="仿宋" w:eastAsia="仿宋" w:hAnsi="仿宋" w:hint="eastAsia"/>
          <w:sz w:val="28"/>
          <w:szCs w:val="28"/>
        </w:rPr>
        <w:t>开发技术，2</w:t>
      </w:r>
      <w:r>
        <w:rPr>
          <w:rFonts w:ascii="仿宋" w:eastAsia="仿宋" w:hAnsi="仿宋"/>
          <w:sz w:val="28"/>
          <w:szCs w:val="28"/>
        </w:rPr>
        <w:t>016</w:t>
      </w:r>
      <w:r>
        <w:rPr>
          <w:rFonts w:ascii="仿宋" w:eastAsia="仿宋" w:hAnsi="仿宋" w:hint="eastAsia"/>
          <w:sz w:val="28"/>
          <w:szCs w:val="28"/>
        </w:rPr>
        <w:t>年参与开发并上线两款产品。负责本项目的软件开发。</w:t>
      </w:r>
    </w:p>
    <w:p w14:paraId="281F7E23" w14:textId="77777777" w:rsidR="00DE3A16" w:rsidRDefault="009F6F65">
      <w:pPr>
        <w:pStyle w:val="1"/>
      </w:pPr>
      <w:bookmarkStart w:id="25" w:name="_Toc487792265"/>
      <w:r>
        <w:rPr>
          <w:rFonts w:ascii="宋体" w:hAnsi="宋体" w:hint="eastAsia"/>
        </w:rPr>
        <w:t>五、市场预测</w:t>
      </w:r>
      <w:bookmarkEnd w:id="25"/>
    </w:p>
    <w:p w14:paraId="5B36C7ED" w14:textId="77777777" w:rsidR="00DE3A16" w:rsidRDefault="009F6F65">
      <w:pPr>
        <w:pStyle w:val="2"/>
      </w:pPr>
      <w:bookmarkStart w:id="26" w:name="_Toc487792266"/>
      <w:r>
        <w:rPr>
          <w:rFonts w:hint="eastAsia"/>
        </w:rPr>
        <w:t>5.1</w:t>
      </w:r>
      <w:r>
        <w:rPr>
          <w:rFonts w:ascii="宋体" w:hAnsi="宋体" w:hint="eastAsia"/>
        </w:rPr>
        <w:t>市场现状</w:t>
      </w:r>
      <w:bookmarkEnd w:id="26"/>
    </w:p>
    <w:p w14:paraId="5FA0A650" w14:textId="23C077E2" w:rsidR="00DE3A16" w:rsidRDefault="009F6F65">
      <w:pPr>
        <w:ind w:firstLine="420"/>
        <w:rPr>
          <w:rFonts w:ascii="仿宋" w:eastAsia="仿宋" w:hAnsi="仿宋"/>
          <w:sz w:val="28"/>
          <w:szCs w:val="28"/>
        </w:rPr>
      </w:pPr>
      <w:r>
        <w:rPr>
          <w:rFonts w:ascii="仿宋" w:eastAsia="仿宋" w:hAnsi="仿宋" w:hint="eastAsia"/>
          <w:sz w:val="28"/>
          <w:szCs w:val="28"/>
        </w:rPr>
        <w:t>据中国教育数据统计，自 2001 年以来，高校毕业生的数量连年增长，至 2016 年全国高校毕业生人数达到 765 万人，比上年增加 16 万人，再加上中职毕业生和初高中毕业以后不再继续升学的学生，青年的就业群体加在一起大约有 1500 万左右。寻职人数的增加无疑增大了高校毕业生的求职竞争指数，然而，调查研究显示，大学生就业难并不只是数量上的， 更多是结构性的，即寻找工作的毕业生不能“适宜于”可获得的工作职位，因为工作者所提供的技能与企业职位需求技能之间存在着不匹配的状况，结果就是有空缺职位，有在求职者，但求职者无能力胜任职位。对于高校大学生来说，他们投入更多的教育成本，在求职时脱离自己的兴趣能力，盲目寻高薪职位，结</w:t>
      </w:r>
      <w:r>
        <w:rPr>
          <w:rFonts w:ascii="仿宋" w:eastAsia="仿宋" w:hAnsi="仿宋" w:hint="eastAsia"/>
          <w:sz w:val="28"/>
          <w:szCs w:val="28"/>
        </w:rPr>
        <w:lastRenderedPageBreak/>
        <w:t>果往往因为某些能力的欠缺无法找到自己喜欢的职业，或是入职后又开始跳槽，很大一部分原因是他们大学期间没有正视职业规划，即使使用最好的求职 app，也很难解决自身与职位需求不匹配的问题，因此为大学生找到感兴趣的职业，并做能力提升十分必要，未来对职业规划服务的需求也会越来越多。互联网发展至今，大学生 app 风靡校园，玩乐、学习、交友、购物，数不胜数，但是致力于为大学生提供个性化的职业知识服务的 app 很少见，对于公司来说，个性化的职业指导服务可能有很好的发展前景。且随着就业难问题的出现，大学生对未来的方向愈加迷茫，越来越多人意识到了职业规划的重要性。</w:t>
      </w:r>
    </w:p>
    <w:p w14:paraId="31193563" w14:textId="77777777" w:rsidR="00DE3A16" w:rsidRDefault="009F6F65">
      <w:pPr>
        <w:pStyle w:val="2"/>
      </w:pPr>
      <w:bookmarkStart w:id="27" w:name="_Toc487792267"/>
      <w:r>
        <w:rPr>
          <w:rFonts w:hint="eastAsia"/>
        </w:rPr>
        <w:t>5.2</w:t>
      </w:r>
      <w:r>
        <w:rPr>
          <w:rFonts w:ascii="宋体" w:hAnsi="宋体" w:hint="eastAsia"/>
        </w:rPr>
        <w:t>市场定位</w:t>
      </w:r>
      <w:bookmarkEnd w:id="27"/>
    </w:p>
    <w:p w14:paraId="2F21E724" w14:textId="1EA9D884" w:rsidR="00DE3A16" w:rsidRDefault="009F6F65">
      <w:pPr>
        <w:ind w:firstLine="420"/>
        <w:rPr>
          <w:rFonts w:ascii="仿宋" w:eastAsia="仿宋" w:hAnsi="仿宋"/>
          <w:sz w:val="28"/>
          <w:szCs w:val="28"/>
        </w:rPr>
      </w:pPr>
      <w:r>
        <w:rPr>
          <w:rFonts w:ascii="仿宋" w:eastAsia="仿宋" w:hAnsi="仿宋" w:hint="eastAsia"/>
          <w:sz w:val="28"/>
          <w:szCs w:val="28"/>
        </w:rPr>
        <w:t>大学生对自己感兴趣的职业方向不明确，且普遍缺乏职业能力培养意识：</w:t>
      </w:r>
      <w:r w:rsidR="004E37C6" w:rsidRPr="00F37F6E">
        <w:rPr>
          <w:rFonts w:ascii="仿宋" w:eastAsia="仿宋" w:hAnsi="仿宋"/>
          <w:sz w:val="28"/>
          <w:szCs w:val="28"/>
        </w:rPr>
        <w:t>据</w:t>
      </w:r>
      <w:r w:rsidR="004E37C6" w:rsidRPr="00F37F6E">
        <w:rPr>
          <w:rFonts w:ascii="仿宋" w:eastAsia="仿宋" w:hAnsi="仿宋" w:hint="eastAsia"/>
          <w:sz w:val="28"/>
          <w:szCs w:val="28"/>
        </w:rPr>
        <w:t>易观的一份</w:t>
      </w:r>
      <w:r w:rsidR="004E37C6" w:rsidRPr="00F37F6E">
        <w:rPr>
          <w:rFonts w:ascii="仿宋" w:eastAsia="仿宋" w:hAnsi="仿宋"/>
          <w:sz w:val="28"/>
          <w:szCs w:val="28"/>
        </w:rPr>
        <w:t>数据</w:t>
      </w:r>
      <w:r w:rsidR="004E37C6" w:rsidRPr="00F37F6E">
        <w:rPr>
          <w:rFonts w:ascii="仿宋" w:eastAsia="仿宋" w:hAnsi="仿宋" w:hint="eastAsia"/>
          <w:sz w:val="28"/>
          <w:szCs w:val="28"/>
        </w:rPr>
        <w:t>报告</w:t>
      </w:r>
      <w:r w:rsidR="004E37C6" w:rsidRPr="00F37F6E">
        <w:rPr>
          <w:rFonts w:ascii="仿宋" w:eastAsia="仿宋" w:hAnsi="仿宋"/>
          <w:sz w:val="28"/>
          <w:szCs w:val="28"/>
        </w:rPr>
        <w:t>显示</w:t>
      </w:r>
      <w:r>
        <w:rPr>
          <w:rFonts w:ascii="仿宋" w:eastAsia="仿宋" w:hAnsi="仿宋" w:hint="eastAsia"/>
          <w:sz w:val="28"/>
          <w:szCs w:val="28"/>
        </w:rPr>
        <w:t>43%的大学生对自己将来职业方向没有规划;46%的大学生对职业能力仅有模糊的认识，个人如何提升也不明确;只有 11%的大学生有比较明确的计划。一份针对大一新生的调查问卷显示，有 47%的学生认为职业能力仅仅是毕业时候的事情，现在暂时不予考虑。随着就业问题的出现，大学时期的职业规划越来越受到高校、社会和学生们的重视，其作用也愈发明显，未来职业方向指导将会有更大的市场需求。面对如此大的一个市场需求，为获取我们的市场份额，项目组进行了市场定位分析。</w:t>
      </w:r>
    </w:p>
    <w:p w14:paraId="42AD1131" w14:textId="77777777" w:rsidR="00DE3A16" w:rsidRDefault="009F6F65">
      <w:pPr>
        <w:pStyle w:val="3"/>
        <w:rPr>
          <w:rFonts w:ascii="宋体" w:hAnsi="宋体"/>
        </w:rPr>
      </w:pPr>
      <w:bookmarkStart w:id="28" w:name="_Toc487792268"/>
      <w:r>
        <w:rPr>
          <w:rFonts w:hint="eastAsia"/>
        </w:rPr>
        <w:lastRenderedPageBreak/>
        <w:t>5.2.1</w:t>
      </w:r>
      <w:r>
        <w:rPr>
          <w:rFonts w:ascii="宋体" w:hAnsi="宋体" w:hint="eastAsia"/>
        </w:rPr>
        <w:t>识别潜在竞争优势</w:t>
      </w:r>
      <w:bookmarkEnd w:id="28"/>
    </w:p>
    <w:p w14:paraId="047958B9" w14:textId="77777777" w:rsidR="00DE3A16" w:rsidRDefault="009F6F65">
      <w:pPr>
        <w:rPr>
          <w:rFonts w:ascii="仿宋" w:eastAsia="仿宋" w:hAnsi="仿宋"/>
          <w:sz w:val="28"/>
          <w:szCs w:val="28"/>
        </w:rPr>
      </w:pPr>
      <w:r>
        <w:tab/>
      </w:r>
      <w:r>
        <w:rPr>
          <w:rFonts w:ascii="仿宋" w:eastAsia="仿宋" w:hAnsi="仿宋" w:hint="eastAsia"/>
          <w:sz w:val="28"/>
          <w:szCs w:val="28"/>
        </w:rPr>
        <w:t>一、大学生职业规划的业务在线上一直很难做，线上几乎没有成型的产品，而更多的是线下的职业规划机构。然而线下的机构存在较高的费用门槛和消费门槛，这导致了并不会有过多的大学生去参加这样的活动。及时立足于互联网，无论是移动端还是电脑端，都能快速的推广、接触消费者，并且不受地域限制。在大学生用户求职难的痛点之下，可以快速获得用户量。</w:t>
      </w:r>
    </w:p>
    <w:p w14:paraId="3E4D7578" w14:textId="77777777" w:rsidR="00DE3A16" w:rsidRDefault="009F6F65">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二、如今有很多的求职指导平台，这些平台帮助用户在短期内提升面试技巧。然而这些平台只能在用户已经定型的能力基础上做最后一步的提升（求职技巧），对于大学生求职难的痛点，是很难通过在求职的最后一步做文章来达到根本性的解决。真正需要做的是，帮助用户发掘自己的兴趣、并且在校期间就持续的提升能力。</w:t>
      </w:r>
    </w:p>
    <w:p w14:paraId="3CA04247" w14:textId="77777777" w:rsidR="00DE3A16" w:rsidRDefault="009F6F65">
      <w:pPr>
        <w:pStyle w:val="3"/>
        <w:rPr>
          <w:szCs w:val="28"/>
        </w:rPr>
      </w:pPr>
      <w:bookmarkStart w:id="29" w:name="_Toc487792269"/>
      <w:r>
        <w:rPr>
          <w:rFonts w:hint="eastAsia"/>
        </w:rPr>
        <w:t>5.2.2</w:t>
      </w:r>
      <w:r>
        <w:rPr>
          <w:rFonts w:ascii="宋体" w:hAnsi="宋体" w:hint="eastAsia"/>
        </w:rPr>
        <w:t>战略制定</w:t>
      </w:r>
      <w:bookmarkEnd w:id="29"/>
    </w:p>
    <w:p w14:paraId="6B1B74C8" w14:textId="77777777" w:rsidR="00DE3A16" w:rsidRDefault="009F6F65">
      <w:pPr>
        <w:pStyle w:val="4"/>
        <w:numPr>
          <w:ilvl w:val="0"/>
          <w:numId w:val="2"/>
        </w:numPr>
        <w:spacing w:line="374" w:lineRule="auto"/>
        <w:rPr>
          <w:rFonts w:ascii="仿宋" w:eastAsia="仿宋" w:hAnsi="仿宋"/>
        </w:rPr>
      </w:pPr>
      <w:r>
        <w:rPr>
          <w:rFonts w:ascii="仿宋" w:eastAsia="仿宋" w:hAnsi="仿宋" w:hint="eastAsia"/>
        </w:rPr>
        <w:t>智能化战略</w:t>
      </w:r>
    </w:p>
    <w:p w14:paraId="175C1871" w14:textId="77777777" w:rsidR="00DE3A16" w:rsidRDefault="009F6F65">
      <w:pPr>
        <w:widowControl/>
        <w:ind w:firstLine="420"/>
        <w:jc w:val="left"/>
        <w:rPr>
          <w:rFonts w:ascii="仿宋" w:eastAsia="仿宋" w:hAnsi="仿宋"/>
          <w:sz w:val="28"/>
          <w:szCs w:val="28"/>
        </w:rPr>
      </w:pPr>
      <w:r>
        <w:rPr>
          <w:rFonts w:ascii="仿宋" w:eastAsia="仿宋" w:hAnsi="仿宋" w:hint="eastAsia"/>
          <w:sz w:val="28"/>
          <w:szCs w:val="28"/>
        </w:rPr>
        <w:t>人工智能技术是项目的核心。只有真正做到智能，对于每一个不同的用户都能给出且当、合理、可行的建议，及时才可能在线上大学生职业规划领域中取得成功。</w:t>
      </w:r>
    </w:p>
    <w:p w14:paraId="43225D39" w14:textId="77777777" w:rsidR="00DE3A16" w:rsidRDefault="009F6F65">
      <w:pPr>
        <w:widowControl/>
        <w:ind w:firstLine="420"/>
        <w:jc w:val="left"/>
        <w:rPr>
          <w:rFonts w:ascii="仿宋" w:eastAsia="仿宋" w:hAnsi="仿宋"/>
          <w:sz w:val="28"/>
          <w:szCs w:val="28"/>
        </w:rPr>
      </w:pPr>
      <w:r>
        <w:rPr>
          <w:rFonts w:ascii="仿宋" w:eastAsia="仿宋" w:hAnsi="仿宋" w:hint="eastAsia"/>
          <w:sz w:val="28"/>
          <w:szCs w:val="28"/>
        </w:rPr>
        <w:t>因此本产品致力于人工智能算法的设计、用户数据源的获取。在一个较长的周期中，产品将采集用户所有的数据并分析。通过数</w:t>
      </w:r>
      <w:r>
        <w:rPr>
          <w:rFonts w:ascii="仿宋" w:eastAsia="仿宋" w:hAnsi="仿宋" w:hint="eastAsia"/>
          <w:sz w:val="28"/>
          <w:szCs w:val="28"/>
        </w:rPr>
        <w:lastRenderedPageBreak/>
        <w:t>据，建立每一个用户的用户模型。以推荐算法帮助用户找到感兴趣的岗位并提升职业技能。</w:t>
      </w:r>
    </w:p>
    <w:p w14:paraId="185F3A10" w14:textId="77777777" w:rsidR="00DE3A16" w:rsidRDefault="009F6F65">
      <w:pPr>
        <w:pStyle w:val="4"/>
        <w:numPr>
          <w:ilvl w:val="0"/>
          <w:numId w:val="2"/>
        </w:numPr>
        <w:spacing w:line="374" w:lineRule="auto"/>
        <w:rPr>
          <w:rFonts w:ascii="仿宋" w:eastAsia="仿宋" w:hAnsi="仿宋"/>
        </w:rPr>
      </w:pPr>
      <w:r>
        <w:rPr>
          <w:rFonts w:ascii="仿宋" w:eastAsia="仿宋" w:hAnsi="仿宋" w:hint="eastAsia"/>
        </w:rPr>
        <w:t>个性化战略</w:t>
      </w:r>
    </w:p>
    <w:p w14:paraId="18432FF0" w14:textId="77777777" w:rsidR="00DE3A16" w:rsidRDefault="009F6F65">
      <w:pPr>
        <w:widowControl/>
        <w:ind w:firstLine="420"/>
        <w:jc w:val="left"/>
        <w:rPr>
          <w:rFonts w:ascii="仿宋" w:eastAsia="仿宋" w:hAnsi="仿宋"/>
          <w:sz w:val="28"/>
          <w:szCs w:val="28"/>
        </w:rPr>
      </w:pPr>
      <w:r>
        <w:rPr>
          <w:rFonts w:ascii="仿宋" w:eastAsia="仿宋" w:hAnsi="仿宋" w:hint="eastAsia"/>
          <w:sz w:val="28"/>
          <w:szCs w:val="28"/>
        </w:rPr>
        <w:t>每一个个体都是不同的，每一个个体都应该有适合他的岗位。本项目通过人工智能技术，意在为不同的用户提供不同的方案。在整个产品中，用户所看到的所有文章、任务、前辈等，都是根据用户模型个性化推荐的。我们希望每一个用户都能感受到这个产品对他的理解。用户越长久的使用本产品，推荐系统将能越精准的为用户匹配相关的信息。正在做到“私人化”，是我们的目标。了解用户，为用户提供真正有效切实的帮助，是我们的战略。</w:t>
      </w:r>
    </w:p>
    <w:p w14:paraId="6492BF89" w14:textId="77777777" w:rsidR="00DE3A16" w:rsidRDefault="009F6F65">
      <w:pPr>
        <w:pStyle w:val="1"/>
      </w:pPr>
      <w:bookmarkStart w:id="30" w:name="_Toc487792270"/>
      <w:r>
        <w:rPr>
          <w:rFonts w:hint="eastAsia"/>
        </w:rPr>
        <w:t>六、营销渠道</w:t>
      </w:r>
      <w:bookmarkEnd w:id="30"/>
    </w:p>
    <w:p w14:paraId="6CCAD132" w14:textId="77777777" w:rsidR="00DE3A16" w:rsidRDefault="009F6F65">
      <w:pPr>
        <w:pStyle w:val="2"/>
      </w:pPr>
      <w:bookmarkStart w:id="31" w:name="_Toc487792271"/>
      <w:r>
        <w:rPr>
          <w:rFonts w:hint="eastAsia"/>
        </w:rPr>
        <w:t>6.1</w:t>
      </w:r>
      <w:r>
        <w:rPr>
          <w:rFonts w:hint="eastAsia"/>
        </w:rPr>
        <w:t>线上营销</w:t>
      </w:r>
      <w:bookmarkEnd w:id="31"/>
    </w:p>
    <w:p w14:paraId="3BC8509E" w14:textId="77777777" w:rsidR="00DE3A16" w:rsidRDefault="009F6F65">
      <w:pPr>
        <w:ind w:firstLine="420"/>
        <w:jc w:val="left"/>
        <w:rPr>
          <w:rFonts w:ascii="仿宋" w:eastAsia="仿宋" w:hAnsi="仿宋"/>
          <w:sz w:val="28"/>
          <w:szCs w:val="28"/>
        </w:rPr>
      </w:pPr>
      <w:r>
        <w:rPr>
          <w:rFonts w:ascii="仿宋" w:eastAsia="仿宋" w:hAnsi="仿宋" w:hint="eastAsia"/>
          <w:sz w:val="28"/>
          <w:szCs w:val="28"/>
        </w:rPr>
        <w:t>（1）广告营销：在计算机相关专业同学经常访问的网站投放广告，比如，慕课网，大学题目搜题网站等。</w:t>
      </w:r>
    </w:p>
    <w:p w14:paraId="0EC99525" w14:textId="77777777" w:rsidR="00DE3A16" w:rsidRDefault="009F6F65">
      <w:pPr>
        <w:ind w:firstLine="420"/>
        <w:jc w:val="left"/>
        <w:rPr>
          <w:rFonts w:asciiTheme="minorEastAsia" w:hAnsiTheme="minorEastAsia"/>
          <w:sz w:val="24"/>
        </w:rPr>
      </w:pPr>
      <w:r>
        <w:rPr>
          <w:rFonts w:ascii="仿宋" w:eastAsia="仿宋" w:hAnsi="仿宋" w:hint="eastAsia"/>
          <w:sz w:val="28"/>
          <w:szCs w:val="28"/>
        </w:rPr>
        <w:t>（2）微信营销：在微信平台上建立公众号，同时使用社群运营的方法吸引更多的用户进入公众号，我们会为公众号的成员定期推送线上知识，吸引新用户，提高用户体验，获得用户反馈。</w:t>
      </w:r>
      <w:r>
        <w:rPr>
          <w:rFonts w:asciiTheme="minorEastAsia" w:hAnsiTheme="minorEastAsia"/>
          <w:sz w:val="24"/>
        </w:rPr>
        <w:tab/>
      </w:r>
    </w:p>
    <w:p w14:paraId="666B5473" w14:textId="77777777" w:rsidR="00DE3A16" w:rsidRDefault="009F6F65">
      <w:pPr>
        <w:pStyle w:val="2"/>
      </w:pPr>
      <w:bookmarkStart w:id="32" w:name="_Toc487792272"/>
      <w:r>
        <w:rPr>
          <w:rFonts w:hint="eastAsia"/>
        </w:rPr>
        <w:lastRenderedPageBreak/>
        <w:t>6.2</w:t>
      </w:r>
      <w:r>
        <w:rPr>
          <w:rFonts w:hint="eastAsia"/>
        </w:rPr>
        <w:t>线下营销</w:t>
      </w:r>
      <w:bookmarkEnd w:id="32"/>
    </w:p>
    <w:p w14:paraId="3E93BFD5" w14:textId="77777777" w:rsidR="00DE3A16" w:rsidRDefault="009F6F65">
      <w:pPr>
        <w:ind w:firstLine="420"/>
        <w:jc w:val="left"/>
        <w:rPr>
          <w:rFonts w:ascii="仿宋" w:eastAsia="仿宋" w:hAnsi="仿宋"/>
          <w:sz w:val="28"/>
          <w:szCs w:val="28"/>
        </w:rPr>
      </w:pPr>
      <w:r>
        <w:rPr>
          <w:rFonts w:ascii="仿宋" w:eastAsia="仿宋" w:hAnsi="仿宋" w:hint="eastAsia"/>
          <w:sz w:val="28"/>
          <w:szCs w:val="28"/>
        </w:rPr>
        <w:t>本项目出发点是帮助计算机相关专业的学生了解毕业职业、提升职业技能。因此我们将会与校方合作，举办公益讲座、相关比赛来宣传产品。以此提升用户参与度、产品知名度。</w:t>
      </w:r>
    </w:p>
    <w:p w14:paraId="4533121D" w14:textId="77777777" w:rsidR="00DE3A16" w:rsidRDefault="009F6F65">
      <w:pPr>
        <w:pStyle w:val="1"/>
      </w:pPr>
      <w:bookmarkStart w:id="33" w:name="_Toc487792273"/>
      <w:r>
        <w:rPr>
          <w:rFonts w:hint="eastAsia"/>
        </w:rPr>
        <w:t>七、</w:t>
      </w:r>
      <w:r>
        <w:t>商业模式</w:t>
      </w:r>
      <w:bookmarkEnd w:id="33"/>
    </w:p>
    <w:p w14:paraId="534AC42A" w14:textId="77777777" w:rsidR="00DE3A16" w:rsidRDefault="009F6F65">
      <w:pPr>
        <w:rPr>
          <w:rFonts w:ascii="仿宋" w:eastAsia="仿宋" w:hAnsi="仿宋"/>
          <w:sz w:val="28"/>
          <w:szCs w:val="28"/>
        </w:rPr>
      </w:pPr>
      <w:r>
        <w:rPr>
          <w:rFonts w:ascii="仿宋" w:eastAsia="仿宋" w:hAnsi="仿宋" w:hint="eastAsia"/>
          <w:sz w:val="28"/>
          <w:szCs w:val="28"/>
        </w:rPr>
        <w:t>产品的商业模式分为三部分：</w:t>
      </w:r>
    </w:p>
    <w:p w14:paraId="76547318" w14:textId="77777777" w:rsidR="00DE3A16" w:rsidRDefault="009F6F65">
      <w:pPr>
        <w:rPr>
          <w:rFonts w:ascii="仿宋" w:eastAsia="仿宋" w:hAnsi="仿宋"/>
          <w:sz w:val="28"/>
          <w:szCs w:val="28"/>
        </w:rPr>
      </w:pPr>
      <w:r>
        <w:rPr>
          <w:rFonts w:ascii="仿宋" w:eastAsia="仿宋" w:hAnsi="仿宋" w:hint="eastAsia"/>
          <w:sz w:val="28"/>
          <w:szCs w:val="28"/>
        </w:rPr>
        <w:t>（一）第一部分为付费前辈问答，我们会引入优秀的学长学姐、职业人员以及行业专家，用户通过支付一定的费用可以与相关领域的前辈进行一对一交流，项目组作为平台按百分比收取费用。</w:t>
      </w:r>
    </w:p>
    <w:p w14:paraId="20D058E1" w14:textId="77777777" w:rsidR="00DE3A16" w:rsidRDefault="009F6F65">
      <w:pPr>
        <w:rPr>
          <w:rFonts w:ascii="仿宋" w:eastAsia="仿宋" w:hAnsi="仿宋"/>
          <w:sz w:val="28"/>
          <w:szCs w:val="28"/>
        </w:rPr>
      </w:pPr>
      <w:r>
        <w:rPr>
          <w:rFonts w:ascii="仿宋" w:eastAsia="仿宋" w:hAnsi="仿宋" w:hint="eastAsia"/>
          <w:sz w:val="28"/>
          <w:szCs w:val="28"/>
        </w:rPr>
        <w:t>（二）第二部分为企业合作，在用户明确职位方向后，产品会通过任务模块帮助用户提升能力，在这个过程中，我们可以通过与企业合作获取收益。</w:t>
      </w:r>
    </w:p>
    <w:p w14:paraId="73EE7EA3" w14:textId="77777777" w:rsidR="00DE3A16" w:rsidRDefault="009F6F65">
      <w:pPr>
        <w:rPr>
          <w:rFonts w:ascii="仿宋" w:eastAsia="仿宋" w:hAnsi="仿宋"/>
          <w:sz w:val="28"/>
          <w:szCs w:val="28"/>
        </w:rPr>
      </w:pPr>
      <w:r>
        <w:rPr>
          <w:rFonts w:ascii="仿宋" w:eastAsia="仿宋" w:hAnsi="仿宋" w:hint="eastAsia"/>
          <w:sz w:val="28"/>
          <w:szCs w:val="28"/>
        </w:rPr>
        <w:t xml:space="preserve">  1.软件为用户推荐专业的培训机构进行能力提升，为相关企业引入流量，我们可以通过流量大小及转化率向相关企业收取费用。</w:t>
      </w:r>
    </w:p>
    <w:p w14:paraId="1F7D1752" w14:textId="5DCC707E" w:rsidR="00DE3A16" w:rsidRDefault="009F6F65">
      <w:pPr>
        <w:rPr>
          <w:rFonts w:ascii="仿宋" w:eastAsia="仿宋" w:hAnsi="仿宋"/>
          <w:sz w:val="28"/>
          <w:szCs w:val="28"/>
        </w:rPr>
      </w:pPr>
      <w:r>
        <w:rPr>
          <w:rFonts w:ascii="仿宋" w:eastAsia="仿宋" w:hAnsi="仿宋" w:hint="eastAsia"/>
          <w:sz w:val="28"/>
          <w:szCs w:val="28"/>
        </w:rPr>
        <w:t xml:space="preserve">  2.向用户</w:t>
      </w:r>
      <w:r w:rsidR="00835670">
        <w:rPr>
          <w:rFonts w:ascii="仿宋" w:eastAsia="仿宋" w:hAnsi="仿宋" w:hint="eastAsia"/>
          <w:sz w:val="28"/>
          <w:szCs w:val="28"/>
        </w:rPr>
        <w:t>推荐的任务中包含部分企业网课和电子图书，从中收取费用。</w:t>
      </w:r>
    </w:p>
    <w:p w14:paraId="1CF4720B" w14:textId="77777777" w:rsidR="00DE3A16" w:rsidRPr="003877F3" w:rsidRDefault="009F6F65">
      <w:pPr>
        <w:rPr>
          <w:rFonts w:ascii="仿宋" w:eastAsia="仿宋" w:hAnsi="仿宋"/>
          <w:sz w:val="28"/>
          <w:szCs w:val="28"/>
        </w:rPr>
      </w:pPr>
      <w:r>
        <w:rPr>
          <w:rFonts w:ascii="仿宋" w:eastAsia="仿宋" w:hAnsi="仿宋" w:hint="eastAsia"/>
          <w:sz w:val="28"/>
          <w:szCs w:val="28"/>
        </w:rPr>
        <w:t>（三）第三部分为企业人才甄别服务，用户在使用产品完成相关任务的过程中，产品会获取到用户相关信息数据，项目会与企业进行对接，将优秀的人才简历输送至企业。企业支付一定的费用即可获得用户的</w:t>
      </w:r>
      <w:r>
        <w:rPr>
          <w:rFonts w:ascii="仿宋" w:eastAsia="仿宋" w:hAnsi="仿宋" w:hint="eastAsia"/>
          <w:sz w:val="28"/>
          <w:szCs w:val="28"/>
        </w:rPr>
        <w:lastRenderedPageBreak/>
        <w:t>简历，若企业希望进行进一步精准招聘，也可以向本项目组支付额外的费用，项目组会根据用户的行为数据，分析出最符合企业用人要求的人才</w:t>
      </w:r>
      <w:r w:rsidRPr="003877F3">
        <w:rPr>
          <w:rFonts w:ascii="仿宋" w:eastAsia="仿宋" w:hAnsi="仿宋" w:hint="eastAsia"/>
          <w:sz w:val="28"/>
          <w:szCs w:val="28"/>
        </w:rPr>
        <w:t>。</w:t>
      </w:r>
    </w:p>
    <w:p w14:paraId="68C7CDE2" w14:textId="77777777" w:rsidR="00DE3A16" w:rsidRPr="003877F3" w:rsidRDefault="00DE3A16">
      <w:pPr>
        <w:ind w:firstLine="420"/>
        <w:rPr>
          <w:rFonts w:ascii="仿宋" w:eastAsia="仿宋" w:hAnsi="仿宋"/>
          <w:sz w:val="28"/>
          <w:szCs w:val="28"/>
        </w:rPr>
        <w:sectPr w:rsidR="00DE3A16" w:rsidRPr="003877F3">
          <w:headerReference w:type="default" r:id="rId23"/>
          <w:footerReference w:type="default" r:id="rId24"/>
          <w:pgSz w:w="11906" w:h="16838"/>
          <w:pgMar w:top="1440" w:right="1800" w:bottom="1440" w:left="1800" w:header="851" w:footer="992" w:gutter="0"/>
          <w:cols w:space="425"/>
          <w:docGrid w:type="lines" w:linePitch="312"/>
        </w:sectPr>
      </w:pPr>
    </w:p>
    <w:p w14:paraId="543258A7" w14:textId="77777777" w:rsidR="00DE3A16" w:rsidRPr="003877F3" w:rsidRDefault="009F6F65">
      <w:pPr>
        <w:pStyle w:val="1"/>
      </w:pPr>
      <w:bookmarkStart w:id="34" w:name="_Toc487792274"/>
      <w:r w:rsidRPr="003877F3">
        <w:rPr>
          <w:rFonts w:hint="eastAsia"/>
        </w:rPr>
        <w:lastRenderedPageBreak/>
        <w:t>八、财务分析</w:t>
      </w:r>
      <w:bookmarkEnd w:id="34"/>
    </w:p>
    <w:p w14:paraId="2A7FDAAE" w14:textId="77777777" w:rsidR="00DE3A16" w:rsidRPr="003877F3" w:rsidRDefault="009F6F65">
      <w:pPr>
        <w:pStyle w:val="2"/>
      </w:pPr>
      <w:bookmarkStart w:id="35" w:name="_Toc487792275"/>
      <w:r w:rsidRPr="003877F3">
        <w:rPr>
          <w:rFonts w:hint="eastAsia"/>
        </w:rPr>
        <w:t>8.1</w:t>
      </w:r>
      <w:r w:rsidRPr="003877F3">
        <w:t>成本预估</w:t>
      </w:r>
      <w:bookmarkEnd w:id="35"/>
    </w:p>
    <w:tbl>
      <w:tblPr>
        <w:tblStyle w:val="af4"/>
        <w:tblW w:w="8298" w:type="dxa"/>
        <w:tblLayout w:type="fixed"/>
        <w:tblLook w:val="04A0" w:firstRow="1" w:lastRow="0" w:firstColumn="1" w:lastColumn="0" w:noHBand="0" w:noVBand="1"/>
      </w:tblPr>
      <w:tblGrid>
        <w:gridCol w:w="1383"/>
        <w:gridCol w:w="1383"/>
        <w:gridCol w:w="1383"/>
        <w:gridCol w:w="1383"/>
        <w:gridCol w:w="1383"/>
        <w:gridCol w:w="1383"/>
      </w:tblGrid>
      <w:tr w:rsidR="00DE3A16" w:rsidRPr="003877F3" w14:paraId="5E03A4FD" w14:textId="77777777">
        <w:trPr>
          <w:trHeight w:val="260"/>
        </w:trPr>
        <w:tc>
          <w:tcPr>
            <w:tcW w:w="1383" w:type="dxa"/>
            <w:vAlign w:val="center"/>
          </w:tcPr>
          <w:p w14:paraId="05F52127"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阶段</w:t>
            </w:r>
          </w:p>
        </w:tc>
        <w:tc>
          <w:tcPr>
            <w:tcW w:w="1383" w:type="dxa"/>
            <w:vAlign w:val="center"/>
          </w:tcPr>
          <w:p w14:paraId="280583C6"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分类</w:t>
            </w:r>
          </w:p>
        </w:tc>
        <w:tc>
          <w:tcPr>
            <w:tcW w:w="1383" w:type="dxa"/>
            <w:vAlign w:val="center"/>
          </w:tcPr>
          <w:p w14:paraId="769D1C04"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项目名称</w:t>
            </w:r>
          </w:p>
        </w:tc>
        <w:tc>
          <w:tcPr>
            <w:tcW w:w="1383" w:type="dxa"/>
            <w:vAlign w:val="center"/>
          </w:tcPr>
          <w:p w14:paraId="0448C489"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项目开销（元）</w:t>
            </w:r>
          </w:p>
        </w:tc>
        <w:tc>
          <w:tcPr>
            <w:tcW w:w="1383" w:type="dxa"/>
            <w:vAlign w:val="center"/>
          </w:tcPr>
          <w:p w14:paraId="76A871A4"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计算时长（月）</w:t>
            </w:r>
          </w:p>
        </w:tc>
        <w:tc>
          <w:tcPr>
            <w:tcW w:w="1383" w:type="dxa"/>
            <w:vAlign w:val="center"/>
          </w:tcPr>
          <w:p w14:paraId="371C916C"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一年总计（万元）</w:t>
            </w:r>
          </w:p>
        </w:tc>
      </w:tr>
      <w:tr w:rsidR="00DE3A16" w:rsidRPr="003877F3" w14:paraId="16DEA479" w14:textId="77777777">
        <w:trPr>
          <w:trHeight w:val="260"/>
        </w:trPr>
        <w:tc>
          <w:tcPr>
            <w:tcW w:w="1383" w:type="dxa"/>
            <w:vMerge w:val="restart"/>
            <w:vAlign w:val="center"/>
          </w:tcPr>
          <w:p w14:paraId="4CDD660F" w14:textId="77777777" w:rsidR="00DE3A16" w:rsidRPr="003877F3" w:rsidRDefault="00DE3A16">
            <w:pPr>
              <w:spacing w:after="0" w:line="240" w:lineRule="auto"/>
              <w:jc w:val="center"/>
              <w:rPr>
                <w:rFonts w:asciiTheme="minorEastAsia" w:hAnsiTheme="minorEastAsia"/>
                <w:szCs w:val="21"/>
              </w:rPr>
            </w:pPr>
          </w:p>
        </w:tc>
        <w:tc>
          <w:tcPr>
            <w:tcW w:w="1383" w:type="dxa"/>
            <w:vMerge w:val="restart"/>
            <w:vAlign w:val="center"/>
          </w:tcPr>
          <w:p w14:paraId="64A139B8"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事物支出</w:t>
            </w:r>
          </w:p>
        </w:tc>
        <w:tc>
          <w:tcPr>
            <w:tcW w:w="1383" w:type="dxa"/>
            <w:vAlign w:val="center"/>
          </w:tcPr>
          <w:p w14:paraId="183033BE"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租金（80平米）</w:t>
            </w:r>
          </w:p>
        </w:tc>
        <w:tc>
          <w:tcPr>
            <w:tcW w:w="1383" w:type="dxa"/>
            <w:vAlign w:val="center"/>
          </w:tcPr>
          <w:p w14:paraId="0C3DC915"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3500/月</w:t>
            </w:r>
          </w:p>
        </w:tc>
        <w:tc>
          <w:tcPr>
            <w:tcW w:w="1383" w:type="dxa"/>
            <w:vMerge w:val="restart"/>
            <w:vAlign w:val="center"/>
          </w:tcPr>
          <w:p w14:paraId="3957E1ED" w14:textId="77777777" w:rsidR="00DE3A16" w:rsidRPr="003877F3" w:rsidRDefault="009F6F65">
            <w:pPr>
              <w:spacing w:after="0" w:line="240" w:lineRule="auto"/>
              <w:rPr>
                <w:rFonts w:asciiTheme="minorEastAsia" w:hAnsiTheme="minorEastAsia"/>
                <w:szCs w:val="21"/>
              </w:rPr>
            </w:pPr>
            <w:r w:rsidRPr="003877F3">
              <w:rPr>
                <w:rFonts w:asciiTheme="minorEastAsia" w:hAnsiTheme="minorEastAsia" w:hint="eastAsia"/>
                <w:szCs w:val="21"/>
              </w:rPr>
              <w:t>2017.6-</w:t>
            </w:r>
          </w:p>
          <w:p w14:paraId="7B831CE2" w14:textId="77777777" w:rsidR="00DE3A16" w:rsidRPr="003877F3" w:rsidRDefault="009F6F65">
            <w:pPr>
              <w:spacing w:after="0" w:line="240" w:lineRule="auto"/>
              <w:rPr>
                <w:rFonts w:asciiTheme="minorEastAsia" w:hAnsiTheme="minorEastAsia"/>
                <w:szCs w:val="21"/>
              </w:rPr>
            </w:pPr>
            <w:r w:rsidRPr="003877F3">
              <w:rPr>
                <w:rFonts w:asciiTheme="minorEastAsia" w:hAnsiTheme="minorEastAsia"/>
                <w:szCs w:val="21"/>
              </w:rPr>
              <w:t>2018.6</w:t>
            </w:r>
          </w:p>
        </w:tc>
        <w:tc>
          <w:tcPr>
            <w:tcW w:w="1383" w:type="dxa"/>
            <w:vMerge w:val="restart"/>
            <w:vAlign w:val="center"/>
          </w:tcPr>
          <w:p w14:paraId="6FF7F77F"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12.6</w:t>
            </w:r>
          </w:p>
        </w:tc>
      </w:tr>
      <w:tr w:rsidR="00DE3A16" w:rsidRPr="003877F3" w14:paraId="4E1A2F1E" w14:textId="77777777">
        <w:trPr>
          <w:trHeight w:val="260"/>
        </w:trPr>
        <w:tc>
          <w:tcPr>
            <w:tcW w:w="1383" w:type="dxa"/>
            <w:vMerge/>
            <w:vAlign w:val="center"/>
          </w:tcPr>
          <w:p w14:paraId="765867A2" w14:textId="77777777" w:rsidR="00DE3A16" w:rsidRPr="003877F3" w:rsidRDefault="00DE3A16">
            <w:pPr>
              <w:spacing w:after="0" w:line="240" w:lineRule="auto"/>
              <w:jc w:val="center"/>
              <w:rPr>
                <w:rFonts w:asciiTheme="minorEastAsia" w:hAnsiTheme="minorEastAsia"/>
                <w:szCs w:val="21"/>
              </w:rPr>
            </w:pPr>
          </w:p>
        </w:tc>
        <w:tc>
          <w:tcPr>
            <w:tcW w:w="1383" w:type="dxa"/>
            <w:vMerge/>
            <w:vAlign w:val="center"/>
          </w:tcPr>
          <w:p w14:paraId="388C9C1A"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054D5ACE"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版权费</w:t>
            </w:r>
          </w:p>
        </w:tc>
        <w:tc>
          <w:tcPr>
            <w:tcW w:w="1383" w:type="dxa"/>
            <w:vAlign w:val="center"/>
          </w:tcPr>
          <w:p w14:paraId="03A13DA6"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1000</w:t>
            </w:r>
          </w:p>
        </w:tc>
        <w:tc>
          <w:tcPr>
            <w:tcW w:w="1383" w:type="dxa"/>
            <w:vMerge/>
            <w:vAlign w:val="center"/>
          </w:tcPr>
          <w:p w14:paraId="5BC6AE3E"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70176F6A" w14:textId="77777777" w:rsidR="00DE3A16" w:rsidRPr="003877F3" w:rsidRDefault="00DE3A16">
            <w:pPr>
              <w:spacing w:after="0" w:line="240" w:lineRule="auto"/>
              <w:rPr>
                <w:rFonts w:asciiTheme="minorEastAsia" w:hAnsiTheme="minorEastAsia"/>
                <w:szCs w:val="21"/>
              </w:rPr>
            </w:pPr>
          </w:p>
        </w:tc>
      </w:tr>
      <w:tr w:rsidR="00DE3A16" w:rsidRPr="003877F3" w14:paraId="075B0E43" w14:textId="77777777">
        <w:trPr>
          <w:trHeight w:val="260"/>
        </w:trPr>
        <w:tc>
          <w:tcPr>
            <w:tcW w:w="1383" w:type="dxa"/>
            <w:vMerge/>
            <w:vAlign w:val="center"/>
          </w:tcPr>
          <w:p w14:paraId="5D8E643E" w14:textId="77777777" w:rsidR="00DE3A16" w:rsidRPr="003877F3" w:rsidRDefault="00DE3A16">
            <w:pPr>
              <w:spacing w:after="0" w:line="240" w:lineRule="auto"/>
              <w:jc w:val="center"/>
              <w:rPr>
                <w:rFonts w:asciiTheme="minorEastAsia" w:hAnsiTheme="minorEastAsia"/>
                <w:szCs w:val="21"/>
              </w:rPr>
            </w:pPr>
          </w:p>
        </w:tc>
        <w:tc>
          <w:tcPr>
            <w:tcW w:w="1383" w:type="dxa"/>
            <w:vMerge/>
            <w:vAlign w:val="center"/>
          </w:tcPr>
          <w:p w14:paraId="3AA89044"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6FB35033"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日常开销</w:t>
            </w:r>
          </w:p>
        </w:tc>
        <w:tc>
          <w:tcPr>
            <w:tcW w:w="1383" w:type="dxa"/>
            <w:vAlign w:val="center"/>
          </w:tcPr>
          <w:p w14:paraId="4D18AA04"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2000/月</w:t>
            </w:r>
          </w:p>
        </w:tc>
        <w:tc>
          <w:tcPr>
            <w:tcW w:w="1383" w:type="dxa"/>
            <w:vMerge/>
            <w:vAlign w:val="center"/>
          </w:tcPr>
          <w:p w14:paraId="463F2E19"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00D85C56" w14:textId="77777777" w:rsidR="00DE3A16" w:rsidRPr="003877F3" w:rsidRDefault="00DE3A16">
            <w:pPr>
              <w:spacing w:after="0" w:line="240" w:lineRule="auto"/>
              <w:rPr>
                <w:rFonts w:asciiTheme="minorEastAsia" w:hAnsiTheme="minorEastAsia"/>
                <w:szCs w:val="21"/>
              </w:rPr>
            </w:pPr>
          </w:p>
        </w:tc>
      </w:tr>
      <w:tr w:rsidR="00DE3A16" w:rsidRPr="003877F3" w14:paraId="6094285F" w14:textId="77777777">
        <w:trPr>
          <w:trHeight w:val="260"/>
        </w:trPr>
        <w:tc>
          <w:tcPr>
            <w:tcW w:w="1383" w:type="dxa"/>
            <w:vMerge/>
            <w:vAlign w:val="center"/>
          </w:tcPr>
          <w:p w14:paraId="4B3ECA9A" w14:textId="77777777" w:rsidR="00DE3A16" w:rsidRPr="003877F3" w:rsidRDefault="00DE3A16">
            <w:pPr>
              <w:spacing w:after="0" w:line="240" w:lineRule="auto"/>
              <w:jc w:val="center"/>
              <w:rPr>
                <w:rFonts w:asciiTheme="minorEastAsia" w:hAnsiTheme="minorEastAsia"/>
                <w:szCs w:val="21"/>
              </w:rPr>
            </w:pPr>
          </w:p>
        </w:tc>
        <w:tc>
          <w:tcPr>
            <w:tcW w:w="1383" w:type="dxa"/>
            <w:vMerge/>
            <w:vAlign w:val="center"/>
          </w:tcPr>
          <w:p w14:paraId="42EF4602"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705D849A"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会计外包</w:t>
            </w:r>
          </w:p>
        </w:tc>
        <w:tc>
          <w:tcPr>
            <w:tcW w:w="1383" w:type="dxa"/>
            <w:vAlign w:val="center"/>
          </w:tcPr>
          <w:p w14:paraId="4EB50BE5"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500/月</w:t>
            </w:r>
          </w:p>
        </w:tc>
        <w:tc>
          <w:tcPr>
            <w:tcW w:w="1383" w:type="dxa"/>
            <w:vMerge/>
            <w:vAlign w:val="center"/>
          </w:tcPr>
          <w:p w14:paraId="12962517"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25198F1E" w14:textId="77777777" w:rsidR="00DE3A16" w:rsidRPr="003877F3" w:rsidRDefault="00DE3A16">
            <w:pPr>
              <w:spacing w:after="0" w:line="240" w:lineRule="auto"/>
              <w:rPr>
                <w:rFonts w:asciiTheme="minorEastAsia" w:hAnsiTheme="minorEastAsia"/>
                <w:szCs w:val="21"/>
              </w:rPr>
            </w:pPr>
          </w:p>
        </w:tc>
      </w:tr>
      <w:tr w:rsidR="00DE3A16" w:rsidRPr="003877F3" w14:paraId="4818A2F2" w14:textId="77777777">
        <w:trPr>
          <w:trHeight w:val="260"/>
        </w:trPr>
        <w:tc>
          <w:tcPr>
            <w:tcW w:w="1383" w:type="dxa"/>
            <w:vMerge/>
            <w:vAlign w:val="center"/>
          </w:tcPr>
          <w:p w14:paraId="2EDDA060"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075E50E1"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人员支出</w:t>
            </w:r>
          </w:p>
        </w:tc>
        <w:tc>
          <w:tcPr>
            <w:tcW w:w="1383" w:type="dxa"/>
            <w:vAlign w:val="center"/>
          </w:tcPr>
          <w:p w14:paraId="48517E96"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人资</w:t>
            </w:r>
          </w:p>
        </w:tc>
        <w:tc>
          <w:tcPr>
            <w:tcW w:w="1383" w:type="dxa"/>
            <w:vAlign w:val="center"/>
          </w:tcPr>
          <w:p w14:paraId="797218D4"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4500/月</w:t>
            </w:r>
          </w:p>
        </w:tc>
        <w:tc>
          <w:tcPr>
            <w:tcW w:w="1383" w:type="dxa"/>
            <w:vMerge/>
            <w:vAlign w:val="center"/>
          </w:tcPr>
          <w:p w14:paraId="292F8324"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1EC6B4F3" w14:textId="77777777" w:rsidR="00DE3A16" w:rsidRPr="003877F3" w:rsidRDefault="00DE3A16">
            <w:pPr>
              <w:spacing w:after="0" w:line="240" w:lineRule="auto"/>
              <w:rPr>
                <w:rFonts w:asciiTheme="minorEastAsia" w:hAnsiTheme="minorEastAsia"/>
                <w:szCs w:val="21"/>
              </w:rPr>
            </w:pPr>
          </w:p>
        </w:tc>
      </w:tr>
      <w:tr w:rsidR="00DE3A16" w:rsidRPr="003877F3" w14:paraId="1F23F2B9" w14:textId="77777777">
        <w:trPr>
          <w:trHeight w:val="260"/>
        </w:trPr>
        <w:tc>
          <w:tcPr>
            <w:tcW w:w="1383" w:type="dxa"/>
            <w:vMerge w:val="restart"/>
            <w:vAlign w:val="center"/>
          </w:tcPr>
          <w:p w14:paraId="7430017E"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产品研发阶段</w:t>
            </w:r>
          </w:p>
        </w:tc>
        <w:tc>
          <w:tcPr>
            <w:tcW w:w="1383" w:type="dxa"/>
            <w:vAlign w:val="center"/>
          </w:tcPr>
          <w:p w14:paraId="70B627F8"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事物支出</w:t>
            </w:r>
          </w:p>
        </w:tc>
        <w:tc>
          <w:tcPr>
            <w:tcW w:w="1383" w:type="dxa"/>
            <w:vAlign w:val="center"/>
          </w:tcPr>
          <w:p w14:paraId="17285633"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服务器、第三方平台</w:t>
            </w:r>
          </w:p>
        </w:tc>
        <w:tc>
          <w:tcPr>
            <w:tcW w:w="1383" w:type="dxa"/>
            <w:vAlign w:val="center"/>
          </w:tcPr>
          <w:p w14:paraId="017F94CF"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2000/月</w:t>
            </w:r>
          </w:p>
        </w:tc>
        <w:tc>
          <w:tcPr>
            <w:tcW w:w="1383" w:type="dxa"/>
            <w:vMerge w:val="restart"/>
            <w:vAlign w:val="center"/>
          </w:tcPr>
          <w:p w14:paraId="167C781B" w14:textId="77777777" w:rsidR="00DE3A16" w:rsidRPr="003877F3" w:rsidRDefault="009F6F65">
            <w:pPr>
              <w:spacing w:after="0" w:line="240" w:lineRule="auto"/>
              <w:rPr>
                <w:rFonts w:asciiTheme="minorEastAsia" w:hAnsiTheme="minorEastAsia"/>
                <w:szCs w:val="21"/>
              </w:rPr>
            </w:pPr>
            <w:r w:rsidRPr="003877F3">
              <w:rPr>
                <w:rFonts w:asciiTheme="minorEastAsia" w:hAnsiTheme="minorEastAsia" w:hint="eastAsia"/>
                <w:szCs w:val="21"/>
              </w:rPr>
              <w:t>2017.6-</w:t>
            </w:r>
          </w:p>
          <w:p w14:paraId="40187269" w14:textId="77777777" w:rsidR="00DE3A16" w:rsidRPr="003877F3" w:rsidRDefault="009F6F65">
            <w:pPr>
              <w:spacing w:after="0" w:line="240" w:lineRule="auto"/>
              <w:rPr>
                <w:rFonts w:asciiTheme="minorEastAsia" w:hAnsiTheme="minorEastAsia"/>
                <w:szCs w:val="21"/>
              </w:rPr>
            </w:pPr>
            <w:r w:rsidRPr="003877F3">
              <w:rPr>
                <w:rFonts w:asciiTheme="minorEastAsia" w:hAnsiTheme="minorEastAsia"/>
                <w:szCs w:val="21"/>
              </w:rPr>
              <w:t>2018.6</w:t>
            </w:r>
          </w:p>
        </w:tc>
        <w:tc>
          <w:tcPr>
            <w:tcW w:w="1383" w:type="dxa"/>
            <w:vMerge w:val="restart"/>
            <w:vAlign w:val="center"/>
          </w:tcPr>
          <w:p w14:paraId="04E9F9E1"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65.4</w:t>
            </w:r>
          </w:p>
        </w:tc>
      </w:tr>
      <w:tr w:rsidR="00DE3A16" w:rsidRPr="003877F3" w14:paraId="6689E727" w14:textId="77777777">
        <w:trPr>
          <w:trHeight w:val="260"/>
        </w:trPr>
        <w:tc>
          <w:tcPr>
            <w:tcW w:w="1383" w:type="dxa"/>
            <w:vMerge/>
            <w:vAlign w:val="center"/>
          </w:tcPr>
          <w:p w14:paraId="41236FB6" w14:textId="77777777" w:rsidR="00DE3A16" w:rsidRPr="003877F3" w:rsidRDefault="00DE3A16">
            <w:pPr>
              <w:spacing w:after="0" w:line="240" w:lineRule="auto"/>
              <w:jc w:val="center"/>
              <w:rPr>
                <w:rFonts w:asciiTheme="minorEastAsia" w:hAnsiTheme="minorEastAsia"/>
                <w:szCs w:val="21"/>
              </w:rPr>
            </w:pPr>
          </w:p>
        </w:tc>
        <w:tc>
          <w:tcPr>
            <w:tcW w:w="1383" w:type="dxa"/>
            <w:vMerge w:val="restart"/>
            <w:vAlign w:val="center"/>
          </w:tcPr>
          <w:p w14:paraId="07815E0E"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人员支出</w:t>
            </w:r>
          </w:p>
        </w:tc>
        <w:tc>
          <w:tcPr>
            <w:tcW w:w="1383" w:type="dxa"/>
            <w:vAlign w:val="center"/>
          </w:tcPr>
          <w:p w14:paraId="0901F6C3"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开发</w:t>
            </w:r>
          </w:p>
          <w:p w14:paraId="2B6448BE"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w:t>
            </w:r>
            <w:r w:rsidRPr="003877F3">
              <w:rPr>
                <w:rFonts w:asciiTheme="minorEastAsia" w:hAnsiTheme="minorEastAsia"/>
                <w:szCs w:val="21"/>
              </w:rPr>
              <w:t>5</w:t>
            </w:r>
            <w:r w:rsidRPr="003877F3">
              <w:rPr>
                <w:rFonts w:asciiTheme="minorEastAsia" w:hAnsiTheme="minorEastAsia" w:hint="eastAsia"/>
                <w:szCs w:val="21"/>
              </w:rPr>
              <w:t>人）</w:t>
            </w:r>
          </w:p>
        </w:tc>
        <w:tc>
          <w:tcPr>
            <w:tcW w:w="1383" w:type="dxa"/>
            <w:vAlign w:val="center"/>
          </w:tcPr>
          <w:p w14:paraId="414779D0"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23000/月</w:t>
            </w:r>
          </w:p>
        </w:tc>
        <w:tc>
          <w:tcPr>
            <w:tcW w:w="1383" w:type="dxa"/>
            <w:vMerge/>
            <w:vAlign w:val="center"/>
          </w:tcPr>
          <w:p w14:paraId="6E1903C4"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50B262EC" w14:textId="77777777" w:rsidR="00DE3A16" w:rsidRPr="003877F3" w:rsidRDefault="00DE3A16">
            <w:pPr>
              <w:spacing w:after="0" w:line="240" w:lineRule="auto"/>
              <w:rPr>
                <w:rFonts w:asciiTheme="minorEastAsia" w:hAnsiTheme="minorEastAsia"/>
                <w:szCs w:val="21"/>
              </w:rPr>
            </w:pPr>
          </w:p>
        </w:tc>
      </w:tr>
      <w:tr w:rsidR="00DE3A16" w:rsidRPr="003877F3" w14:paraId="489B97F2" w14:textId="77777777">
        <w:trPr>
          <w:trHeight w:val="260"/>
        </w:trPr>
        <w:tc>
          <w:tcPr>
            <w:tcW w:w="1383" w:type="dxa"/>
            <w:vMerge/>
            <w:vAlign w:val="center"/>
          </w:tcPr>
          <w:p w14:paraId="5375A0D4" w14:textId="77777777" w:rsidR="00DE3A16" w:rsidRPr="003877F3" w:rsidRDefault="00DE3A16">
            <w:pPr>
              <w:spacing w:after="0" w:line="240" w:lineRule="auto"/>
              <w:jc w:val="center"/>
              <w:rPr>
                <w:rFonts w:asciiTheme="minorEastAsia" w:hAnsiTheme="minorEastAsia"/>
                <w:szCs w:val="21"/>
              </w:rPr>
            </w:pPr>
          </w:p>
        </w:tc>
        <w:tc>
          <w:tcPr>
            <w:tcW w:w="1383" w:type="dxa"/>
            <w:vMerge/>
            <w:vAlign w:val="center"/>
          </w:tcPr>
          <w:p w14:paraId="62A7C0CD"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589C65DE"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产品经理</w:t>
            </w:r>
          </w:p>
          <w:p w14:paraId="02FCD6FC"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（3人）</w:t>
            </w:r>
          </w:p>
        </w:tc>
        <w:tc>
          <w:tcPr>
            <w:tcW w:w="1383" w:type="dxa"/>
            <w:vAlign w:val="center"/>
          </w:tcPr>
          <w:p w14:paraId="38D03326"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13000/月</w:t>
            </w:r>
          </w:p>
        </w:tc>
        <w:tc>
          <w:tcPr>
            <w:tcW w:w="1383" w:type="dxa"/>
            <w:vMerge/>
            <w:vAlign w:val="center"/>
          </w:tcPr>
          <w:p w14:paraId="26471C17"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110D5C53" w14:textId="77777777" w:rsidR="00DE3A16" w:rsidRPr="003877F3" w:rsidRDefault="00DE3A16">
            <w:pPr>
              <w:spacing w:after="0" w:line="240" w:lineRule="auto"/>
              <w:rPr>
                <w:rFonts w:asciiTheme="minorEastAsia" w:hAnsiTheme="minorEastAsia"/>
                <w:szCs w:val="21"/>
              </w:rPr>
            </w:pPr>
          </w:p>
        </w:tc>
      </w:tr>
      <w:tr w:rsidR="00DE3A16" w:rsidRPr="003877F3" w14:paraId="57509450" w14:textId="77777777">
        <w:trPr>
          <w:trHeight w:val="260"/>
        </w:trPr>
        <w:tc>
          <w:tcPr>
            <w:tcW w:w="1383" w:type="dxa"/>
            <w:vMerge/>
            <w:vAlign w:val="center"/>
          </w:tcPr>
          <w:p w14:paraId="1420F6CF" w14:textId="77777777" w:rsidR="00DE3A16" w:rsidRPr="003877F3" w:rsidRDefault="00DE3A16">
            <w:pPr>
              <w:spacing w:after="0" w:line="240" w:lineRule="auto"/>
              <w:jc w:val="center"/>
              <w:rPr>
                <w:rFonts w:asciiTheme="minorEastAsia" w:hAnsiTheme="minorEastAsia"/>
                <w:szCs w:val="21"/>
              </w:rPr>
            </w:pPr>
          </w:p>
        </w:tc>
        <w:tc>
          <w:tcPr>
            <w:tcW w:w="1383" w:type="dxa"/>
            <w:vMerge/>
            <w:vAlign w:val="center"/>
          </w:tcPr>
          <w:p w14:paraId="4FA91926"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25369841"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美工</w:t>
            </w:r>
          </w:p>
          <w:p w14:paraId="3A7BBA19"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w:t>
            </w:r>
            <w:r w:rsidRPr="003877F3">
              <w:rPr>
                <w:rFonts w:asciiTheme="minorEastAsia" w:hAnsiTheme="minorEastAsia"/>
                <w:szCs w:val="21"/>
              </w:rPr>
              <w:t>2</w:t>
            </w:r>
            <w:r w:rsidRPr="003877F3">
              <w:rPr>
                <w:rFonts w:asciiTheme="minorEastAsia" w:hAnsiTheme="minorEastAsia" w:hint="eastAsia"/>
                <w:szCs w:val="21"/>
              </w:rPr>
              <w:t>人）</w:t>
            </w:r>
          </w:p>
        </w:tc>
        <w:tc>
          <w:tcPr>
            <w:tcW w:w="1383" w:type="dxa"/>
            <w:vAlign w:val="center"/>
          </w:tcPr>
          <w:p w14:paraId="379F2BAC"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6000/月</w:t>
            </w:r>
          </w:p>
        </w:tc>
        <w:tc>
          <w:tcPr>
            <w:tcW w:w="1383" w:type="dxa"/>
            <w:vMerge/>
            <w:vAlign w:val="center"/>
          </w:tcPr>
          <w:p w14:paraId="705B301C"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75519F13" w14:textId="77777777" w:rsidR="00DE3A16" w:rsidRPr="003877F3" w:rsidRDefault="00DE3A16">
            <w:pPr>
              <w:spacing w:after="0" w:line="240" w:lineRule="auto"/>
              <w:rPr>
                <w:rFonts w:asciiTheme="minorEastAsia" w:hAnsiTheme="minorEastAsia"/>
                <w:szCs w:val="21"/>
              </w:rPr>
            </w:pPr>
          </w:p>
        </w:tc>
      </w:tr>
      <w:tr w:rsidR="00DE3A16" w:rsidRPr="003877F3" w14:paraId="4B2ECB18" w14:textId="77777777">
        <w:trPr>
          <w:trHeight w:val="260"/>
        </w:trPr>
        <w:tc>
          <w:tcPr>
            <w:tcW w:w="1383" w:type="dxa"/>
            <w:vMerge/>
            <w:vAlign w:val="center"/>
          </w:tcPr>
          <w:p w14:paraId="49569701" w14:textId="77777777" w:rsidR="00DE3A16" w:rsidRPr="003877F3" w:rsidRDefault="00DE3A16">
            <w:pPr>
              <w:spacing w:after="0" w:line="240" w:lineRule="auto"/>
              <w:jc w:val="center"/>
              <w:rPr>
                <w:rFonts w:asciiTheme="minorEastAsia" w:hAnsiTheme="minorEastAsia"/>
                <w:szCs w:val="21"/>
              </w:rPr>
            </w:pPr>
          </w:p>
        </w:tc>
        <w:tc>
          <w:tcPr>
            <w:tcW w:w="1383" w:type="dxa"/>
            <w:vMerge/>
            <w:vAlign w:val="center"/>
          </w:tcPr>
          <w:p w14:paraId="19EBE851"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0A3C34EF"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编辑</w:t>
            </w:r>
          </w:p>
          <w:p w14:paraId="42C76F91"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w:t>
            </w:r>
            <w:r w:rsidRPr="003877F3">
              <w:rPr>
                <w:rFonts w:asciiTheme="minorEastAsia" w:hAnsiTheme="minorEastAsia"/>
                <w:szCs w:val="21"/>
              </w:rPr>
              <w:t>2</w:t>
            </w:r>
            <w:r w:rsidRPr="003877F3">
              <w:rPr>
                <w:rFonts w:asciiTheme="minorEastAsia" w:hAnsiTheme="minorEastAsia" w:hint="eastAsia"/>
                <w:szCs w:val="21"/>
              </w:rPr>
              <w:t>人）</w:t>
            </w:r>
          </w:p>
        </w:tc>
        <w:tc>
          <w:tcPr>
            <w:tcW w:w="1383" w:type="dxa"/>
            <w:vAlign w:val="center"/>
          </w:tcPr>
          <w:p w14:paraId="780FF719"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6000/月</w:t>
            </w:r>
          </w:p>
        </w:tc>
        <w:tc>
          <w:tcPr>
            <w:tcW w:w="1383" w:type="dxa"/>
            <w:vMerge/>
            <w:vAlign w:val="center"/>
          </w:tcPr>
          <w:p w14:paraId="178769BA"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40EFD0EC" w14:textId="77777777" w:rsidR="00DE3A16" w:rsidRPr="003877F3" w:rsidRDefault="00DE3A16">
            <w:pPr>
              <w:spacing w:after="0" w:line="240" w:lineRule="auto"/>
              <w:rPr>
                <w:rFonts w:asciiTheme="minorEastAsia" w:hAnsiTheme="minorEastAsia"/>
                <w:szCs w:val="21"/>
              </w:rPr>
            </w:pPr>
          </w:p>
        </w:tc>
      </w:tr>
      <w:tr w:rsidR="00DE3A16" w:rsidRPr="003877F3" w14:paraId="1409F90E" w14:textId="77777777">
        <w:trPr>
          <w:trHeight w:val="260"/>
        </w:trPr>
        <w:tc>
          <w:tcPr>
            <w:tcW w:w="1383" w:type="dxa"/>
            <w:vMerge/>
            <w:vAlign w:val="center"/>
          </w:tcPr>
          <w:p w14:paraId="5D323DFF" w14:textId="77777777" w:rsidR="00DE3A16" w:rsidRPr="003877F3" w:rsidRDefault="00DE3A16">
            <w:pPr>
              <w:spacing w:after="0" w:line="240" w:lineRule="auto"/>
              <w:jc w:val="center"/>
              <w:rPr>
                <w:rFonts w:asciiTheme="minorEastAsia" w:hAnsiTheme="minorEastAsia"/>
                <w:szCs w:val="21"/>
              </w:rPr>
            </w:pPr>
          </w:p>
        </w:tc>
        <w:tc>
          <w:tcPr>
            <w:tcW w:w="1383" w:type="dxa"/>
            <w:vMerge/>
            <w:vAlign w:val="center"/>
          </w:tcPr>
          <w:p w14:paraId="6B813727"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572DB300"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产品内容主管（1人）</w:t>
            </w:r>
          </w:p>
        </w:tc>
        <w:tc>
          <w:tcPr>
            <w:tcW w:w="1383" w:type="dxa"/>
            <w:vAlign w:val="center"/>
          </w:tcPr>
          <w:p w14:paraId="0F38ED21"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4500/月</w:t>
            </w:r>
          </w:p>
        </w:tc>
        <w:tc>
          <w:tcPr>
            <w:tcW w:w="1383" w:type="dxa"/>
            <w:vMerge/>
            <w:vAlign w:val="center"/>
          </w:tcPr>
          <w:p w14:paraId="15EDD492"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6000A6C0" w14:textId="77777777" w:rsidR="00DE3A16" w:rsidRPr="003877F3" w:rsidRDefault="00DE3A16">
            <w:pPr>
              <w:spacing w:after="0" w:line="240" w:lineRule="auto"/>
              <w:rPr>
                <w:rFonts w:asciiTheme="minorEastAsia" w:hAnsiTheme="minorEastAsia"/>
                <w:szCs w:val="21"/>
              </w:rPr>
            </w:pPr>
          </w:p>
        </w:tc>
      </w:tr>
      <w:tr w:rsidR="00DE3A16" w:rsidRPr="003877F3" w14:paraId="5AC4EF75" w14:textId="77777777">
        <w:trPr>
          <w:trHeight w:val="260"/>
        </w:trPr>
        <w:tc>
          <w:tcPr>
            <w:tcW w:w="1383" w:type="dxa"/>
            <w:vMerge w:val="restart"/>
            <w:vAlign w:val="center"/>
          </w:tcPr>
          <w:p w14:paraId="5DA457BD"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产品内容</w:t>
            </w:r>
          </w:p>
        </w:tc>
        <w:tc>
          <w:tcPr>
            <w:tcW w:w="1383" w:type="dxa"/>
            <w:vMerge w:val="restart"/>
            <w:vAlign w:val="center"/>
          </w:tcPr>
          <w:p w14:paraId="04C6DCB5"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事物支出</w:t>
            </w:r>
          </w:p>
        </w:tc>
        <w:tc>
          <w:tcPr>
            <w:tcW w:w="1383" w:type="dxa"/>
            <w:vAlign w:val="center"/>
          </w:tcPr>
          <w:p w14:paraId="5C0DC692"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购买版权费（文章、视频）</w:t>
            </w:r>
          </w:p>
        </w:tc>
        <w:tc>
          <w:tcPr>
            <w:tcW w:w="1383" w:type="dxa"/>
            <w:vAlign w:val="center"/>
          </w:tcPr>
          <w:p w14:paraId="1787BF6F"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20w</w:t>
            </w:r>
          </w:p>
        </w:tc>
        <w:tc>
          <w:tcPr>
            <w:tcW w:w="1383" w:type="dxa"/>
            <w:vMerge w:val="restart"/>
            <w:vAlign w:val="center"/>
          </w:tcPr>
          <w:p w14:paraId="4DC7CA7C" w14:textId="77777777" w:rsidR="00DE3A16" w:rsidRPr="003877F3" w:rsidRDefault="009F6F65">
            <w:pPr>
              <w:spacing w:after="0" w:line="240" w:lineRule="auto"/>
              <w:jc w:val="left"/>
              <w:rPr>
                <w:rFonts w:asciiTheme="minorEastAsia" w:hAnsiTheme="minorEastAsia"/>
                <w:szCs w:val="21"/>
              </w:rPr>
            </w:pPr>
            <w:r w:rsidRPr="003877F3">
              <w:rPr>
                <w:rFonts w:asciiTheme="minorEastAsia" w:hAnsiTheme="minorEastAsia" w:hint="eastAsia"/>
                <w:szCs w:val="21"/>
              </w:rPr>
              <w:t>2017.11</w:t>
            </w:r>
            <w:r w:rsidRPr="003877F3">
              <w:rPr>
                <w:rFonts w:asciiTheme="minorEastAsia" w:hAnsiTheme="minorEastAsia"/>
                <w:szCs w:val="21"/>
              </w:rPr>
              <w:t>-</w:t>
            </w:r>
          </w:p>
          <w:p w14:paraId="04AFC3A1" w14:textId="77777777" w:rsidR="00DE3A16" w:rsidRPr="003877F3" w:rsidRDefault="009F6F65">
            <w:pPr>
              <w:spacing w:after="0" w:line="240" w:lineRule="auto"/>
              <w:jc w:val="left"/>
              <w:rPr>
                <w:rFonts w:asciiTheme="minorEastAsia" w:hAnsiTheme="minorEastAsia"/>
                <w:szCs w:val="21"/>
              </w:rPr>
            </w:pPr>
            <w:r w:rsidRPr="003877F3">
              <w:rPr>
                <w:rFonts w:asciiTheme="minorEastAsia" w:hAnsiTheme="minorEastAsia"/>
                <w:szCs w:val="21"/>
              </w:rPr>
              <w:t>2018.6</w:t>
            </w:r>
          </w:p>
        </w:tc>
        <w:tc>
          <w:tcPr>
            <w:tcW w:w="1383" w:type="dxa"/>
            <w:vMerge w:val="restart"/>
            <w:vAlign w:val="center"/>
          </w:tcPr>
          <w:p w14:paraId="65F09D06"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59.4</w:t>
            </w:r>
          </w:p>
        </w:tc>
      </w:tr>
      <w:tr w:rsidR="00DE3A16" w:rsidRPr="003877F3" w14:paraId="43530B92" w14:textId="77777777">
        <w:trPr>
          <w:trHeight w:val="260"/>
        </w:trPr>
        <w:tc>
          <w:tcPr>
            <w:tcW w:w="1383" w:type="dxa"/>
            <w:vMerge/>
            <w:vAlign w:val="center"/>
          </w:tcPr>
          <w:p w14:paraId="50233425"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719444B5"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601CC8B7"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前辈邀请费用</w:t>
            </w:r>
          </w:p>
        </w:tc>
        <w:tc>
          <w:tcPr>
            <w:tcW w:w="1383" w:type="dxa"/>
            <w:vAlign w:val="center"/>
          </w:tcPr>
          <w:p w14:paraId="4B4D0326"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15w</w:t>
            </w:r>
          </w:p>
        </w:tc>
        <w:tc>
          <w:tcPr>
            <w:tcW w:w="1383" w:type="dxa"/>
            <w:vMerge/>
            <w:vAlign w:val="center"/>
          </w:tcPr>
          <w:p w14:paraId="647EAD82"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6AD332DC" w14:textId="77777777" w:rsidR="00DE3A16" w:rsidRPr="003877F3" w:rsidRDefault="00DE3A16">
            <w:pPr>
              <w:spacing w:after="0" w:line="240" w:lineRule="auto"/>
              <w:rPr>
                <w:rFonts w:asciiTheme="minorEastAsia" w:hAnsiTheme="minorEastAsia"/>
                <w:szCs w:val="21"/>
              </w:rPr>
            </w:pPr>
          </w:p>
        </w:tc>
      </w:tr>
      <w:tr w:rsidR="00DE3A16" w:rsidRPr="003877F3" w14:paraId="1EC71A7E" w14:textId="77777777">
        <w:trPr>
          <w:trHeight w:val="260"/>
        </w:trPr>
        <w:tc>
          <w:tcPr>
            <w:tcW w:w="1383" w:type="dxa"/>
            <w:vMerge/>
            <w:vAlign w:val="center"/>
          </w:tcPr>
          <w:p w14:paraId="63EFBE5F" w14:textId="77777777" w:rsidR="00DE3A16" w:rsidRPr="003877F3" w:rsidRDefault="00DE3A16">
            <w:pPr>
              <w:spacing w:after="0" w:line="240" w:lineRule="auto"/>
              <w:rPr>
                <w:rFonts w:asciiTheme="minorEastAsia" w:hAnsiTheme="minorEastAsia"/>
                <w:szCs w:val="21"/>
              </w:rPr>
            </w:pPr>
          </w:p>
        </w:tc>
        <w:tc>
          <w:tcPr>
            <w:tcW w:w="1383" w:type="dxa"/>
            <w:vMerge w:val="restart"/>
            <w:vAlign w:val="center"/>
          </w:tcPr>
          <w:p w14:paraId="7F6736A6"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人员支出</w:t>
            </w:r>
          </w:p>
        </w:tc>
        <w:tc>
          <w:tcPr>
            <w:tcW w:w="1383" w:type="dxa"/>
            <w:vAlign w:val="center"/>
          </w:tcPr>
          <w:p w14:paraId="35A86CFA"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合作（获取文章、视频资源）</w:t>
            </w:r>
          </w:p>
          <w:p w14:paraId="1969713D"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（3人）</w:t>
            </w:r>
          </w:p>
        </w:tc>
        <w:tc>
          <w:tcPr>
            <w:tcW w:w="1383" w:type="dxa"/>
            <w:vAlign w:val="center"/>
          </w:tcPr>
          <w:p w14:paraId="7D29F065"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12000</w:t>
            </w:r>
            <w:r w:rsidRPr="003877F3">
              <w:rPr>
                <w:rFonts w:asciiTheme="minorEastAsia" w:hAnsiTheme="minorEastAsia"/>
                <w:szCs w:val="21"/>
              </w:rPr>
              <w:t>/</w:t>
            </w:r>
            <w:r w:rsidRPr="003877F3">
              <w:rPr>
                <w:rFonts w:asciiTheme="minorEastAsia" w:hAnsiTheme="minorEastAsia" w:hint="eastAsia"/>
                <w:szCs w:val="21"/>
              </w:rPr>
              <w:t>月</w:t>
            </w:r>
          </w:p>
        </w:tc>
        <w:tc>
          <w:tcPr>
            <w:tcW w:w="1383" w:type="dxa"/>
            <w:vMerge/>
            <w:vAlign w:val="center"/>
          </w:tcPr>
          <w:p w14:paraId="4CF85E95"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6F5158C3" w14:textId="77777777" w:rsidR="00DE3A16" w:rsidRPr="003877F3" w:rsidRDefault="00DE3A16">
            <w:pPr>
              <w:spacing w:after="0" w:line="240" w:lineRule="auto"/>
              <w:rPr>
                <w:rFonts w:asciiTheme="minorEastAsia" w:hAnsiTheme="minorEastAsia"/>
                <w:szCs w:val="21"/>
              </w:rPr>
            </w:pPr>
          </w:p>
        </w:tc>
      </w:tr>
      <w:tr w:rsidR="00DE3A16" w:rsidRPr="003877F3" w14:paraId="2D6A0D0B" w14:textId="77777777">
        <w:trPr>
          <w:trHeight w:val="260"/>
        </w:trPr>
        <w:tc>
          <w:tcPr>
            <w:tcW w:w="1383" w:type="dxa"/>
            <w:vMerge/>
            <w:vAlign w:val="center"/>
          </w:tcPr>
          <w:p w14:paraId="57500BBE"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34DF6C2A"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7A454F8F"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合作（邀请毕业学长、前辈）</w:t>
            </w:r>
          </w:p>
          <w:p w14:paraId="500A2C04"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（3人）</w:t>
            </w:r>
          </w:p>
        </w:tc>
        <w:tc>
          <w:tcPr>
            <w:tcW w:w="1383" w:type="dxa"/>
            <w:vAlign w:val="center"/>
          </w:tcPr>
          <w:p w14:paraId="31477417"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12000</w:t>
            </w:r>
            <w:r w:rsidRPr="003877F3">
              <w:rPr>
                <w:rFonts w:asciiTheme="minorEastAsia" w:hAnsiTheme="minorEastAsia"/>
                <w:szCs w:val="21"/>
              </w:rPr>
              <w:t>/</w:t>
            </w:r>
            <w:r w:rsidRPr="003877F3">
              <w:rPr>
                <w:rFonts w:asciiTheme="minorEastAsia" w:hAnsiTheme="minorEastAsia" w:hint="eastAsia"/>
                <w:szCs w:val="21"/>
              </w:rPr>
              <w:t>月</w:t>
            </w:r>
          </w:p>
        </w:tc>
        <w:tc>
          <w:tcPr>
            <w:tcW w:w="1383" w:type="dxa"/>
            <w:vMerge/>
            <w:vAlign w:val="center"/>
          </w:tcPr>
          <w:p w14:paraId="1D3D59A5"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55A4C6C3" w14:textId="77777777" w:rsidR="00DE3A16" w:rsidRPr="003877F3" w:rsidRDefault="00DE3A16">
            <w:pPr>
              <w:spacing w:after="0" w:line="240" w:lineRule="auto"/>
              <w:rPr>
                <w:rFonts w:asciiTheme="minorEastAsia" w:hAnsiTheme="minorEastAsia"/>
                <w:szCs w:val="21"/>
              </w:rPr>
            </w:pPr>
          </w:p>
        </w:tc>
      </w:tr>
      <w:tr w:rsidR="00DE3A16" w:rsidRPr="003877F3" w14:paraId="70A61E7E" w14:textId="77777777">
        <w:trPr>
          <w:trHeight w:val="260"/>
        </w:trPr>
        <w:tc>
          <w:tcPr>
            <w:tcW w:w="1383" w:type="dxa"/>
            <w:vMerge/>
            <w:vAlign w:val="center"/>
          </w:tcPr>
          <w:p w14:paraId="58832F8B"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3BC3CB73"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6160E074"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公关主管</w:t>
            </w:r>
          </w:p>
          <w:p w14:paraId="5C8FAEA3"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（1人）</w:t>
            </w:r>
          </w:p>
        </w:tc>
        <w:tc>
          <w:tcPr>
            <w:tcW w:w="1383" w:type="dxa"/>
            <w:vAlign w:val="center"/>
          </w:tcPr>
          <w:p w14:paraId="0F2B7DA8"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6500/月</w:t>
            </w:r>
          </w:p>
        </w:tc>
        <w:tc>
          <w:tcPr>
            <w:tcW w:w="1383" w:type="dxa"/>
            <w:vMerge/>
            <w:vAlign w:val="center"/>
          </w:tcPr>
          <w:p w14:paraId="128052BA"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5FF261FD" w14:textId="77777777" w:rsidR="00DE3A16" w:rsidRPr="003877F3" w:rsidRDefault="00DE3A16">
            <w:pPr>
              <w:spacing w:after="0" w:line="240" w:lineRule="auto"/>
              <w:rPr>
                <w:rFonts w:asciiTheme="minorEastAsia" w:hAnsiTheme="minorEastAsia"/>
                <w:szCs w:val="21"/>
              </w:rPr>
            </w:pPr>
          </w:p>
        </w:tc>
      </w:tr>
      <w:tr w:rsidR="00DE3A16" w:rsidRPr="003877F3" w14:paraId="2044AB46" w14:textId="77777777">
        <w:trPr>
          <w:trHeight w:val="260"/>
        </w:trPr>
        <w:tc>
          <w:tcPr>
            <w:tcW w:w="1383" w:type="dxa"/>
            <w:vMerge w:val="restart"/>
            <w:vAlign w:val="center"/>
          </w:tcPr>
          <w:p w14:paraId="2FECC415" w14:textId="77777777" w:rsidR="00DE3A16" w:rsidRPr="003877F3" w:rsidRDefault="009F6F65">
            <w:pPr>
              <w:spacing w:after="0" w:line="240" w:lineRule="auto"/>
              <w:rPr>
                <w:rFonts w:asciiTheme="minorEastAsia" w:hAnsiTheme="minorEastAsia"/>
                <w:szCs w:val="21"/>
              </w:rPr>
            </w:pPr>
            <w:r w:rsidRPr="003877F3">
              <w:rPr>
                <w:rFonts w:asciiTheme="minorEastAsia" w:hAnsiTheme="minorEastAsia" w:hint="eastAsia"/>
                <w:szCs w:val="21"/>
              </w:rPr>
              <w:t>产品初期运营</w:t>
            </w:r>
          </w:p>
        </w:tc>
        <w:tc>
          <w:tcPr>
            <w:tcW w:w="1383" w:type="dxa"/>
            <w:vMerge w:val="restart"/>
            <w:vAlign w:val="center"/>
          </w:tcPr>
          <w:p w14:paraId="292B1A4B"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事物支出</w:t>
            </w:r>
          </w:p>
        </w:tc>
        <w:tc>
          <w:tcPr>
            <w:tcW w:w="1383" w:type="dxa"/>
            <w:vAlign w:val="center"/>
          </w:tcPr>
          <w:p w14:paraId="759C7FB7"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线上广告</w:t>
            </w:r>
          </w:p>
        </w:tc>
        <w:tc>
          <w:tcPr>
            <w:tcW w:w="1383" w:type="dxa"/>
            <w:vAlign w:val="center"/>
          </w:tcPr>
          <w:p w14:paraId="0FDC92D5"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szCs w:val="21"/>
              </w:rPr>
              <w:t>2</w:t>
            </w:r>
            <w:r w:rsidRPr="003877F3">
              <w:rPr>
                <w:rFonts w:asciiTheme="minorEastAsia" w:hAnsiTheme="minorEastAsia" w:hint="eastAsia"/>
                <w:szCs w:val="21"/>
              </w:rPr>
              <w:t>0w</w:t>
            </w:r>
          </w:p>
        </w:tc>
        <w:tc>
          <w:tcPr>
            <w:tcW w:w="1383" w:type="dxa"/>
            <w:vMerge w:val="restart"/>
            <w:vAlign w:val="center"/>
          </w:tcPr>
          <w:p w14:paraId="1BF9B8E4" w14:textId="77777777" w:rsidR="00DE3A16" w:rsidRPr="003877F3" w:rsidRDefault="009F6F65">
            <w:pPr>
              <w:spacing w:after="0" w:line="240" w:lineRule="auto"/>
              <w:rPr>
                <w:rFonts w:asciiTheme="minorEastAsia" w:hAnsiTheme="minorEastAsia"/>
                <w:szCs w:val="21"/>
              </w:rPr>
            </w:pPr>
            <w:r w:rsidRPr="003877F3">
              <w:rPr>
                <w:rFonts w:asciiTheme="minorEastAsia" w:hAnsiTheme="minorEastAsia" w:hint="eastAsia"/>
                <w:szCs w:val="21"/>
              </w:rPr>
              <w:t>2018.2-</w:t>
            </w:r>
          </w:p>
          <w:p w14:paraId="5636CF8E" w14:textId="77777777" w:rsidR="00DE3A16" w:rsidRPr="003877F3" w:rsidRDefault="009F6F65">
            <w:pPr>
              <w:spacing w:after="0" w:line="240" w:lineRule="auto"/>
              <w:rPr>
                <w:rFonts w:asciiTheme="minorEastAsia" w:hAnsiTheme="minorEastAsia"/>
                <w:szCs w:val="21"/>
              </w:rPr>
            </w:pPr>
            <w:r w:rsidRPr="003877F3">
              <w:rPr>
                <w:rFonts w:asciiTheme="minorEastAsia" w:hAnsiTheme="minorEastAsia"/>
                <w:szCs w:val="21"/>
              </w:rPr>
              <w:t>2018.6</w:t>
            </w:r>
          </w:p>
        </w:tc>
        <w:tc>
          <w:tcPr>
            <w:tcW w:w="1383" w:type="dxa"/>
            <w:vMerge w:val="restart"/>
            <w:vAlign w:val="center"/>
          </w:tcPr>
          <w:p w14:paraId="0FC5546E"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36.64</w:t>
            </w:r>
          </w:p>
        </w:tc>
      </w:tr>
      <w:tr w:rsidR="00DE3A16" w:rsidRPr="003877F3" w14:paraId="183108B5" w14:textId="77777777">
        <w:trPr>
          <w:trHeight w:val="260"/>
        </w:trPr>
        <w:tc>
          <w:tcPr>
            <w:tcW w:w="1383" w:type="dxa"/>
            <w:vMerge/>
            <w:vAlign w:val="center"/>
          </w:tcPr>
          <w:p w14:paraId="056B4F76"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00D409BC"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618616AF"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线下活动</w:t>
            </w:r>
          </w:p>
        </w:tc>
        <w:tc>
          <w:tcPr>
            <w:tcW w:w="1383" w:type="dxa"/>
            <w:vAlign w:val="center"/>
          </w:tcPr>
          <w:p w14:paraId="702129EA"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800/场</w:t>
            </w:r>
          </w:p>
          <w:p w14:paraId="4351E25B"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lastRenderedPageBreak/>
              <w:t>（每月2场）</w:t>
            </w:r>
          </w:p>
        </w:tc>
        <w:tc>
          <w:tcPr>
            <w:tcW w:w="1383" w:type="dxa"/>
            <w:vMerge/>
            <w:vAlign w:val="center"/>
          </w:tcPr>
          <w:p w14:paraId="376589B6"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4D60DDFD" w14:textId="77777777" w:rsidR="00DE3A16" w:rsidRPr="003877F3" w:rsidRDefault="00DE3A16">
            <w:pPr>
              <w:spacing w:after="0" w:line="240" w:lineRule="auto"/>
              <w:jc w:val="center"/>
              <w:rPr>
                <w:rFonts w:asciiTheme="minorEastAsia" w:hAnsiTheme="minorEastAsia"/>
                <w:szCs w:val="21"/>
              </w:rPr>
            </w:pPr>
          </w:p>
        </w:tc>
      </w:tr>
      <w:tr w:rsidR="00DE3A16" w:rsidRPr="003877F3" w14:paraId="31DD6933" w14:textId="77777777">
        <w:trPr>
          <w:trHeight w:val="260"/>
        </w:trPr>
        <w:tc>
          <w:tcPr>
            <w:tcW w:w="1383" w:type="dxa"/>
            <w:vMerge/>
            <w:vAlign w:val="center"/>
          </w:tcPr>
          <w:p w14:paraId="2C27BA68" w14:textId="77777777" w:rsidR="00DE3A16" w:rsidRPr="003877F3" w:rsidRDefault="00DE3A16">
            <w:pPr>
              <w:spacing w:after="0" w:line="240" w:lineRule="auto"/>
              <w:rPr>
                <w:rFonts w:asciiTheme="minorEastAsia" w:hAnsiTheme="minorEastAsia"/>
                <w:szCs w:val="21"/>
              </w:rPr>
            </w:pPr>
          </w:p>
        </w:tc>
        <w:tc>
          <w:tcPr>
            <w:tcW w:w="1383" w:type="dxa"/>
            <w:vMerge w:val="restart"/>
            <w:vAlign w:val="center"/>
          </w:tcPr>
          <w:p w14:paraId="0B26F988"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人员支出</w:t>
            </w:r>
          </w:p>
        </w:tc>
        <w:tc>
          <w:tcPr>
            <w:tcW w:w="1383" w:type="dxa"/>
            <w:vAlign w:val="center"/>
          </w:tcPr>
          <w:p w14:paraId="713F9066"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线上运营团队（</w:t>
            </w:r>
            <w:r w:rsidRPr="003877F3">
              <w:rPr>
                <w:rFonts w:asciiTheme="minorEastAsia" w:hAnsiTheme="minorEastAsia"/>
                <w:szCs w:val="21"/>
              </w:rPr>
              <w:t>2</w:t>
            </w:r>
            <w:r w:rsidRPr="003877F3">
              <w:rPr>
                <w:rFonts w:asciiTheme="minorEastAsia" w:hAnsiTheme="minorEastAsia" w:hint="eastAsia"/>
                <w:szCs w:val="21"/>
              </w:rPr>
              <w:t>人）</w:t>
            </w:r>
          </w:p>
        </w:tc>
        <w:tc>
          <w:tcPr>
            <w:tcW w:w="1383" w:type="dxa"/>
            <w:vAlign w:val="center"/>
          </w:tcPr>
          <w:p w14:paraId="2E938986"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szCs w:val="21"/>
              </w:rPr>
              <w:t>6</w:t>
            </w:r>
            <w:r w:rsidRPr="003877F3">
              <w:rPr>
                <w:rFonts w:asciiTheme="minorEastAsia" w:hAnsiTheme="minorEastAsia" w:hint="eastAsia"/>
                <w:szCs w:val="21"/>
              </w:rPr>
              <w:t>000/月</w:t>
            </w:r>
          </w:p>
        </w:tc>
        <w:tc>
          <w:tcPr>
            <w:tcW w:w="1383" w:type="dxa"/>
            <w:vMerge/>
            <w:vAlign w:val="center"/>
          </w:tcPr>
          <w:p w14:paraId="6D0FA5E1"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0C5B9E87" w14:textId="77777777" w:rsidR="00DE3A16" w:rsidRPr="003877F3" w:rsidRDefault="00DE3A16">
            <w:pPr>
              <w:spacing w:after="0" w:line="240" w:lineRule="auto"/>
              <w:jc w:val="center"/>
              <w:rPr>
                <w:rFonts w:asciiTheme="minorEastAsia" w:hAnsiTheme="minorEastAsia"/>
                <w:szCs w:val="21"/>
              </w:rPr>
            </w:pPr>
          </w:p>
        </w:tc>
      </w:tr>
      <w:tr w:rsidR="00DE3A16" w:rsidRPr="003877F3" w14:paraId="3A939618" w14:textId="77777777">
        <w:trPr>
          <w:trHeight w:val="260"/>
        </w:trPr>
        <w:tc>
          <w:tcPr>
            <w:tcW w:w="1383" w:type="dxa"/>
            <w:vMerge/>
            <w:vAlign w:val="center"/>
          </w:tcPr>
          <w:p w14:paraId="1619A04C"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7027441F"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2D6D422A"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线下推广团队（3人）</w:t>
            </w:r>
          </w:p>
        </w:tc>
        <w:tc>
          <w:tcPr>
            <w:tcW w:w="1383" w:type="dxa"/>
            <w:vAlign w:val="center"/>
          </w:tcPr>
          <w:p w14:paraId="5390041F"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10000/月</w:t>
            </w:r>
          </w:p>
        </w:tc>
        <w:tc>
          <w:tcPr>
            <w:tcW w:w="1383" w:type="dxa"/>
            <w:vMerge/>
            <w:vAlign w:val="center"/>
          </w:tcPr>
          <w:p w14:paraId="56FB024F"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769483DC" w14:textId="77777777" w:rsidR="00DE3A16" w:rsidRPr="003877F3" w:rsidRDefault="00DE3A16">
            <w:pPr>
              <w:spacing w:after="0" w:line="240" w:lineRule="auto"/>
              <w:jc w:val="center"/>
              <w:rPr>
                <w:rFonts w:asciiTheme="minorEastAsia" w:hAnsiTheme="minorEastAsia"/>
                <w:szCs w:val="21"/>
              </w:rPr>
            </w:pPr>
          </w:p>
        </w:tc>
      </w:tr>
      <w:tr w:rsidR="00DE3A16" w:rsidRPr="003877F3" w14:paraId="417A42BF" w14:textId="77777777">
        <w:trPr>
          <w:trHeight w:val="260"/>
        </w:trPr>
        <w:tc>
          <w:tcPr>
            <w:tcW w:w="1383" w:type="dxa"/>
            <w:vMerge/>
            <w:vAlign w:val="center"/>
          </w:tcPr>
          <w:p w14:paraId="4AF1E445"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3CCF04D5"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6CF92A14"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找合作人员</w:t>
            </w:r>
          </w:p>
          <w:p w14:paraId="2DD04524"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（六人）</w:t>
            </w:r>
          </w:p>
        </w:tc>
        <w:tc>
          <w:tcPr>
            <w:tcW w:w="1383" w:type="dxa"/>
            <w:vAlign w:val="center"/>
          </w:tcPr>
          <w:p w14:paraId="29F943EE"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24000/月</w:t>
            </w:r>
          </w:p>
        </w:tc>
        <w:tc>
          <w:tcPr>
            <w:tcW w:w="1383" w:type="dxa"/>
            <w:vMerge/>
            <w:vAlign w:val="center"/>
          </w:tcPr>
          <w:p w14:paraId="5AAFD0BC" w14:textId="77777777" w:rsidR="00DE3A16" w:rsidRPr="003877F3" w:rsidRDefault="00DE3A16">
            <w:pPr>
              <w:spacing w:after="0" w:line="240" w:lineRule="auto"/>
              <w:rPr>
                <w:rFonts w:asciiTheme="minorEastAsia" w:hAnsiTheme="minorEastAsia"/>
                <w:szCs w:val="21"/>
              </w:rPr>
            </w:pPr>
          </w:p>
        </w:tc>
        <w:tc>
          <w:tcPr>
            <w:tcW w:w="1383" w:type="dxa"/>
            <w:vMerge/>
            <w:vAlign w:val="center"/>
          </w:tcPr>
          <w:p w14:paraId="25E79CE2" w14:textId="77777777" w:rsidR="00DE3A16" w:rsidRPr="003877F3" w:rsidRDefault="00DE3A16">
            <w:pPr>
              <w:spacing w:after="0" w:line="240" w:lineRule="auto"/>
              <w:jc w:val="center"/>
              <w:rPr>
                <w:rFonts w:asciiTheme="minorEastAsia" w:hAnsiTheme="minorEastAsia"/>
                <w:szCs w:val="21"/>
              </w:rPr>
            </w:pPr>
          </w:p>
        </w:tc>
      </w:tr>
      <w:tr w:rsidR="00DE3A16" w:rsidRPr="003877F3" w14:paraId="69C12CFC" w14:textId="77777777">
        <w:trPr>
          <w:trHeight w:val="634"/>
        </w:trPr>
        <w:tc>
          <w:tcPr>
            <w:tcW w:w="5532" w:type="dxa"/>
            <w:gridSpan w:val="4"/>
            <w:vAlign w:val="center"/>
          </w:tcPr>
          <w:p w14:paraId="0A5F7F85" w14:textId="77777777" w:rsidR="00DE3A16" w:rsidRPr="003877F3" w:rsidRDefault="00DE3A16">
            <w:pPr>
              <w:spacing w:after="0" w:line="240" w:lineRule="auto"/>
              <w:jc w:val="center"/>
              <w:rPr>
                <w:rFonts w:asciiTheme="minorEastAsia" w:hAnsiTheme="minorEastAsia"/>
                <w:szCs w:val="21"/>
              </w:rPr>
            </w:pPr>
          </w:p>
        </w:tc>
        <w:tc>
          <w:tcPr>
            <w:tcW w:w="1383" w:type="dxa"/>
            <w:vAlign w:val="center"/>
          </w:tcPr>
          <w:p w14:paraId="0CABB489" w14:textId="77777777" w:rsidR="00DE3A16" w:rsidRPr="003877F3" w:rsidRDefault="009F6F65">
            <w:pPr>
              <w:spacing w:after="0" w:line="240" w:lineRule="auto"/>
              <w:rPr>
                <w:rFonts w:asciiTheme="minorEastAsia" w:hAnsiTheme="minorEastAsia"/>
                <w:szCs w:val="21"/>
              </w:rPr>
            </w:pPr>
            <w:r w:rsidRPr="003877F3">
              <w:rPr>
                <w:rFonts w:asciiTheme="minorEastAsia" w:hAnsiTheme="minorEastAsia" w:hint="eastAsia"/>
                <w:szCs w:val="21"/>
              </w:rPr>
              <w:t>合计</w:t>
            </w:r>
          </w:p>
        </w:tc>
        <w:tc>
          <w:tcPr>
            <w:tcW w:w="1383" w:type="dxa"/>
            <w:vAlign w:val="center"/>
          </w:tcPr>
          <w:p w14:paraId="3239AD7C" w14:textId="77777777" w:rsidR="00DE3A16" w:rsidRPr="003877F3" w:rsidRDefault="009F6F65">
            <w:pPr>
              <w:spacing w:after="0" w:line="240" w:lineRule="auto"/>
              <w:jc w:val="center"/>
              <w:rPr>
                <w:rFonts w:asciiTheme="minorEastAsia" w:hAnsiTheme="minorEastAsia"/>
                <w:szCs w:val="21"/>
              </w:rPr>
            </w:pPr>
            <w:r w:rsidRPr="003877F3">
              <w:rPr>
                <w:rFonts w:asciiTheme="minorEastAsia" w:hAnsiTheme="minorEastAsia" w:hint="eastAsia"/>
                <w:szCs w:val="21"/>
              </w:rPr>
              <w:t>174.04</w:t>
            </w:r>
          </w:p>
        </w:tc>
      </w:tr>
    </w:tbl>
    <w:p w14:paraId="32E7AF91" w14:textId="77777777" w:rsidR="00DE3A16" w:rsidRPr="003877F3" w:rsidRDefault="009F6F65">
      <w:pPr>
        <w:ind w:left="2520" w:firstLine="420"/>
        <w:sectPr w:rsidR="00DE3A16" w:rsidRPr="003877F3">
          <w:pgSz w:w="11906" w:h="16838"/>
          <w:pgMar w:top="1440" w:right="1800" w:bottom="1440" w:left="1800" w:header="851" w:footer="992" w:gutter="0"/>
          <w:cols w:space="425"/>
          <w:docGrid w:type="lines" w:linePitch="312"/>
        </w:sectPr>
      </w:pPr>
      <w:r w:rsidRPr="003877F3">
        <w:rPr>
          <w:rFonts w:hint="eastAsia"/>
        </w:rPr>
        <w:t>表</w:t>
      </w:r>
      <w:r w:rsidRPr="003877F3">
        <w:rPr>
          <w:rFonts w:hint="eastAsia"/>
        </w:rPr>
        <w:t>6</w:t>
      </w:r>
      <w:r w:rsidRPr="003877F3">
        <w:rPr>
          <w:rFonts w:hint="eastAsia"/>
        </w:rPr>
        <w:t>成本预估</w:t>
      </w:r>
    </w:p>
    <w:p w14:paraId="7D47165A" w14:textId="77777777" w:rsidR="00DE3A16" w:rsidRDefault="009F6F65">
      <w:pPr>
        <w:pStyle w:val="1"/>
      </w:pPr>
      <w:bookmarkStart w:id="36" w:name="_Toc487792276"/>
      <w:r>
        <w:rPr>
          <w:rFonts w:hint="eastAsia"/>
        </w:rPr>
        <w:lastRenderedPageBreak/>
        <w:t>九、风险管理</w:t>
      </w:r>
      <w:bookmarkEnd w:id="36"/>
    </w:p>
    <w:p w14:paraId="2B31823E" w14:textId="77777777" w:rsidR="00DE3A16" w:rsidRDefault="009F6F65">
      <w:pPr>
        <w:pStyle w:val="2"/>
      </w:pPr>
      <w:bookmarkStart w:id="37" w:name="_Toc487792277"/>
      <w:r>
        <w:rPr>
          <w:rFonts w:hint="eastAsia"/>
        </w:rPr>
        <w:t>9.1</w:t>
      </w:r>
      <w:r>
        <w:rPr>
          <w:rFonts w:hint="eastAsia"/>
        </w:rPr>
        <w:t>风险预测与分析</w:t>
      </w:r>
      <w:bookmarkEnd w:id="37"/>
    </w:p>
    <w:p w14:paraId="255E4EA1" w14:textId="77777777" w:rsidR="00DE3A16" w:rsidRDefault="009F6F65">
      <w:pPr>
        <w:pStyle w:val="3"/>
      </w:pPr>
      <w:bookmarkStart w:id="38" w:name="_Toc487792278"/>
      <w:r>
        <w:rPr>
          <w:rFonts w:hint="eastAsia"/>
        </w:rPr>
        <w:t>9.1.1</w:t>
      </w:r>
      <w:r>
        <w:rPr>
          <w:rFonts w:hint="eastAsia"/>
        </w:rPr>
        <w:t>流动性风险</w:t>
      </w:r>
      <w:bookmarkEnd w:id="38"/>
    </w:p>
    <w:p w14:paraId="2DFB429E" w14:textId="77777777" w:rsidR="00DE3A16" w:rsidRDefault="009F6F65">
      <w:pPr>
        <w:widowControl/>
        <w:jc w:val="left"/>
        <w:rPr>
          <w:rFonts w:ascii="仿宋" w:eastAsia="仿宋" w:hAnsi="仿宋"/>
          <w:sz w:val="28"/>
          <w:szCs w:val="28"/>
        </w:rPr>
      </w:pPr>
      <w:r>
        <w:rPr>
          <w:rFonts w:ascii="仿宋" w:eastAsia="仿宋" w:hAnsi="仿宋" w:hint="eastAsia"/>
          <w:sz w:val="28"/>
          <w:szCs w:val="28"/>
        </w:rPr>
        <w:t xml:space="preserve">      现金就是企业的血液，是企业财务管理的核心，企业营运资金管理对企业来说极其重要，</w:t>
      </w:r>
      <w:r>
        <w:rPr>
          <w:rFonts w:ascii="仿宋" w:eastAsia="仿宋" w:hAnsi="仿宋"/>
          <w:sz w:val="28"/>
          <w:szCs w:val="28"/>
        </w:rPr>
        <w:t>企业的</w:t>
      </w:r>
      <w:hyperlink r:id="rId25" w:history="1">
        <w:r>
          <w:rPr>
            <w:rFonts w:ascii="仿宋" w:eastAsia="仿宋" w:hAnsi="仿宋"/>
            <w:sz w:val="28"/>
            <w:szCs w:val="28"/>
          </w:rPr>
          <w:t>流动性</w:t>
        </w:r>
      </w:hyperlink>
      <w:r>
        <w:rPr>
          <w:rFonts w:ascii="仿宋" w:eastAsia="仿宋" w:hAnsi="仿宋"/>
          <w:sz w:val="28"/>
          <w:szCs w:val="28"/>
        </w:rPr>
        <w:t>较强的资产主要包括现金、</w:t>
      </w:r>
      <w:hyperlink r:id="rId26" w:history="1">
        <w:r>
          <w:rPr>
            <w:rFonts w:ascii="仿宋" w:eastAsia="仿宋" w:hAnsi="仿宋"/>
            <w:sz w:val="28"/>
            <w:szCs w:val="28"/>
          </w:rPr>
          <w:t>存货</w:t>
        </w:r>
      </w:hyperlink>
      <w:r>
        <w:rPr>
          <w:rFonts w:ascii="仿宋" w:eastAsia="仿宋" w:hAnsi="仿宋"/>
          <w:sz w:val="28"/>
          <w:szCs w:val="28"/>
        </w:rPr>
        <w:t>、应收账款等项目。</w:t>
      </w:r>
      <w:r>
        <w:rPr>
          <w:rFonts w:ascii="仿宋" w:eastAsia="仿宋" w:hAnsi="仿宋" w:hint="eastAsia"/>
          <w:sz w:val="28"/>
          <w:szCs w:val="28"/>
        </w:rPr>
        <w:t>一个赢利性再好的项目</w:t>
      </w:r>
      <w:r>
        <w:rPr>
          <w:rFonts w:ascii="仿宋" w:eastAsia="仿宋" w:hAnsi="仿宋"/>
          <w:sz w:val="28"/>
          <w:szCs w:val="28"/>
        </w:rPr>
        <w:t>,</w:t>
      </w:r>
      <w:r>
        <w:rPr>
          <w:rFonts w:ascii="仿宋" w:eastAsia="仿宋" w:hAnsi="仿宋" w:hint="eastAsia"/>
          <w:sz w:val="28"/>
          <w:szCs w:val="28"/>
        </w:rPr>
        <w:t>如果是现金管理政策不当</w:t>
      </w:r>
      <w:r>
        <w:rPr>
          <w:rFonts w:ascii="仿宋" w:eastAsia="仿宋" w:hAnsi="仿宋"/>
          <w:sz w:val="28"/>
          <w:szCs w:val="28"/>
        </w:rPr>
        <w:t>,</w:t>
      </w:r>
      <w:r>
        <w:rPr>
          <w:rFonts w:ascii="仿宋" w:eastAsia="仿宋" w:hAnsi="仿宋" w:hint="eastAsia"/>
          <w:sz w:val="28"/>
          <w:szCs w:val="28"/>
        </w:rPr>
        <w:t>就很有可能发生流动性风险，尤其是在项目发展初期。例如应收款项收回不及时，固定资产周转率低，这些都会阻碍项目实施，导致流动性风险的发生。</w:t>
      </w:r>
    </w:p>
    <w:p w14:paraId="1B376FDB" w14:textId="77777777" w:rsidR="00DE3A16" w:rsidRDefault="00DE3A16">
      <w:pPr>
        <w:widowControl/>
        <w:jc w:val="left"/>
        <w:rPr>
          <w:rFonts w:ascii="仿宋" w:eastAsia="仿宋" w:hAnsi="仿宋"/>
          <w:sz w:val="28"/>
          <w:szCs w:val="28"/>
        </w:rPr>
      </w:pPr>
    </w:p>
    <w:p w14:paraId="38CAF0D6" w14:textId="77777777" w:rsidR="00DE3A16" w:rsidRDefault="009F6F65">
      <w:pPr>
        <w:pStyle w:val="3"/>
      </w:pPr>
      <w:bookmarkStart w:id="39" w:name="_Toc487792279"/>
      <w:r>
        <w:rPr>
          <w:rFonts w:hint="eastAsia"/>
        </w:rPr>
        <w:t>9.1.2</w:t>
      </w:r>
      <w:r>
        <w:rPr>
          <w:rFonts w:hint="eastAsia"/>
        </w:rPr>
        <w:t>经营风险</w:t>
      </w:r>
      <w:bookmarkEnd w:id="39"/>
      <w:r>
        <w:tab/>
      </w:r>
    </w:p>
    <w:p w14:paraId="5C861822" w14:textId="77777777" w:rsidR="00DE3A16" w:rsidRDefault="009F6F65">
      <w:pPr>
        <w:ind w:firstLine="480"/>
        <w:rPr>
          <w:rFonts w:ascii="仿宋" w:eastAsia="仿宋" w:hAnsi="仿宋"/>
          <w:sz w:val="28"/>
          <w:szCs w:val="28"/>
        </w:rPr>
      </w:pPr>
      <w:r>
        <w:rPr>
          <w:rFonts w:ascii="仿宋" w:eastAsia="仿宋" w:hAnsi="仿宋" w:hint="eastAsia"/>
          <w:sz w:val="28"/>
          <w:szCs w:val="28"/>
        </w:rPr>
        <w:t>经营风险主要来源于产品市场，是因固定成本无法得到补偿产生的。在其他因素不变的情况下，市场对企业产品的需求越稳定，企业未来的经营收益就越确定，经营风险也就越小。本项目中的经营风险主要来自于产品黏性，在项目初期，如果产品黏性低，则来自于产品的收入往往无法填补固定成本，引起项目资金链断裂，如何处理保证产品黏性是风险管理需要考虑的主要内容。</w:t>
      </w:r>
    </w:p>
    <w:p w14:paraId="1F58BAC1" w14:textId="77777777" w:rsidR="00DE3A16" w:rsidRDefault="009F6F65">
      <w:pPr>
        <w:pStyle w:val="3"/>
      </w:pPr>
      <w:bookmarkStart w:id="40" w:name="_Toc487792280"/>
      <w:r>
        <w:rPr>
          <w:rFonts w:hint="eastAsia"/>
          <w:lang w:bidi="ar"/>
        </w:rPr>
        <w:lastRenderedPageBreak/>
        <w:t>9.1.</w:t>
      </w:r>
      <w:r>
        <w:rPr>
          <w:lang w:bidi="ar"/>
        </w:rPr>
        <w:t>3</w:t>
      </w:r>
      <w:r>
        <w:rPr>
          <w:rFonts w:hint="eastAsia"/>
          <w:lang w:bidi="ar"/>
        </w:rPr>
        <w:t>合同风险</w:t>
      </w:r>
      <w:bookmarkEnd w:id="40"/>
    </w:p>
    <w:p w14:paraId="2A012EE5" w14:textId="77777777" w:rsidR="00DE3A16" w:rsidRDefault="009F6F65">
      <w:pPr>
        <w:ind w:firstLine="420"/>
        <w:rPr>
          <w:rFonts w:ascii="仿宋" w:eastAsia="仿宋" w:hAnsi="仿宋"/>
          <w:sz w:val="28"/>
          <w:szCs w:val="28"/>
        </w:rPr>
      </w:pPr>
      <w:r>
        <w:rPr>
          <w:rFonts w:ascii="仿宋" w:eastAsia="仿宋" w:hAnsi="仿宋"/>
          <w:sz w:val="28"/>
          <w:szCs w:val="28"/>
        </w:rPr>
        <w:t>经济合同风险是指企业在履行经济合同过程中，对方</w:t>
      </w:r>
      <w:hyperlink r:id="rId27" w:tooltip="违反合同" w:history="1">
        <w:r>
          <w:rPr>
            <w:rFonts w:ascii="仿宋" w:eastAsia="仿宋" w:hAnsi="仿宋"/>
            <w:sz w:val="28"/>
            <w:szCs w:val="28"/>
          </w:rPr>
          <w:t>违反合同</w:t>
        </w:r>
      </w:hyperlink>
      <w:r>
        <w:rPr>
          <w:rFonts w:ascii="仿宋" w:eastAsia="仿宋" w:hAnsi="仿宋"/>
          <w:sz w:val="28"/>
          <w:szCs w:val="28"/>
        </w:rPr>
        <w:t>规定或遇到</w:t>
      </w:r>
      <w:hyperlink r:id="rId28" w:tooltip="不可抗力" w:history="1">
        <w:r>
          <w:rPr>
            <w:rFonts w:ascii="仿宋" w:eastAsia="仿宋" w:hAnsi="仿宋"/>
            <w:sz w:val="28"/>
            <w:szCs w:val="28"/>
          </w:rPr>
          <w:t>不可抗力</w:t>
        </w:r>
      </w:hyperlink>
      <w:r>
        <w:rPr>
          <w:rFonts w:ascii="仿宋" w:eastAsia="仿宋" w:hAnsi="仿宋"/>
          <w:sz w:val="28"/>
          <w:szCs w:val="28"/>
        </w:rPr>
        <w:t>影响，造成本企业的经济损失。</w:t>
      </w:r>
      <w:r>
        <w:rPr>
          <w:rFonts w:ascii="仿宋" w:eastAsia="仿宋" w:hAnsi="仿宋" w:hint="eastAsia"/>
          <w:sz w:val="28"/>
          <w:szCs w:val="28"/>
        </w:rPr>
        <w:t>我们的产品在运营过程中要与很多机构进行合作，这就涉及到了合同问题，</w:t>
      </w:r>
      <w:r>
        <w:rPr>
          <w:rFonts w:ascii="仿宋" w:eastAsia="仿宋" w:hAnsi="仿宋"/>
          <w:sz w:val="28"/>
          <w:szCs w:val="28"/>
        </w:rPr>
        <w:t>企业</w:t>
      </w:r>
      <w:r>
        <w:rPr>
          <w:rFonts w:ascii="仿宋" w:eastAsia="仿宋" w:hAnsi="仿宋" w:hint="eastAsia"/>
          <w:sz w:val="28"/>
          <w:szCs w:val="28"/>
        </w:rPr>
        <w:t>如果在</w:t>
      </w:r>
      <w:r>
        <w:rPr>
          <w:rFonts w:ascii="仿宋" w:eastAsia="仿宋" w:hAnsi="仿宋"/>
          <w:sz w:val="28"/>
          <w:szCs w:val="28"/>
        </w:rPr>
        <w:t>产品合同签订后的履约及赔偿责任问题</w:t>
      </w:r>
      <w:r>
        <w:rPr>
          <w:rFonts w:ascii="仿宋" w:eastAsia="仿宋" w:hAnsi="仿宋" w:hint="eastAsia"/>
          <w:sz w:val="28"/>
          <w:szCs w:val="28"/>
        </w:rPr>
        <w:t>上考虑不周，就易引发一系列的法律问题，造成公司财产损失。</w:t>
      </w:r>
    </w:p>
    <w:p w14:paraId="0A70C430" w14:textId="77777777" w:rsidR="00DE3A16" w:rsidRDefault="009F6F65">
      <w:pPr>
        <w:pStyle w:val="2"/>
        <w:rPr>
          <w:lang w:bidi="ar"/>
        </w:rPr>
      </w:pPr>
      <w:bookmarkStart w:id="41" w:name="_Toc487792281"/>
      <w:r>
        <w:rPr>
          <w:rFonts w:hint="eastAsia"/>
          <w:lang w:bidi="ar"/>
        </w:rPr>
        <w:t>9.2</w:t>
      </w:r>
      <w:r>
        <w:rPr>
          <w:rFonts w:hint="eastAsia"/>
          <w:lang w:bidi="ar"/>
        </w:rPr>
        <w:t>风险控制</w:t>
      </w:r>
      <w:bookmarkEnd w:id="41"/>
    </w:p>
    <w:p w14:paraId="2323135F" w14:textId="77777777" w:rsidR="00DE3A16" w:rsidRDefault="009F6F65">
      <w:pPr>
        <w:pStyle w:val="3"/>
      </w:pPr>
      <w:bookmarkStart w:id="42" w:name="_Toc487792282"/>
      <w:r>
        <w:rPr>
          <w:rFonts w:hint="eastAsia"/>
        </w:rPr>
        <w:t>9</w:t>
      </w:r>
      <w:r>
        <w:t>.2.1</w:t>
      </w:r>
      <w:r>
        <w:rPr>
          <w:rFonts w:hint="eastAsia"/>
        </w:rPr>
        <w:t>流动性风险</w:t>
      </w:r>
      <w:bookmarkEnd w:id="42"/>
    </w:p>
    <w:p w14:paraId="13AAE441" w14:textId="77777777" w:rsidR="00DE3A16" w:rsidRDefault="009F6F65">
      <w:pPr>
        <w:widowControl/>
        <w:jc w:val="left"/>
      </w:pPr>
      <w:r>
        <w:rPr>
          <w:rFonts w:ascii="宋体" w:eastAsia="宋体" w:hAnsi="宋体" w:cs="宋体" w:hint="eastAsia"/>
          <w:sz w:val="24"/>
          <w:szCs w:val="24"/>
        </w:rPr>
        <w:t xml:space="preserve"> </w:t>
      </w:r>
      <w:r>
        <w:rPr>
          <w:rFonts w:ascii="仿宋" w:eastAsia="仿宋" w:hAnsi="仿宋" w:hint="eastAsia"/>
          <w:sz w:val="28"/>
          <w:szCs w:val="28"/>
        </w:rPr>
        <w:t xml:space="preserve">   对于流动性风险，本项目运营过程中会加强营运资金的管理，提高资金链的流动性；控制固定成本以降低偿债压力；控制商业信用政策，即对欠款方进行信用调查，把欠款金额限制在合理范围内，制定合适的还款期限，如果条件允许，也可以给债务人商业折扣，鼓励债务人提早还款，以提高企业资金的周转率</w:t>
      </w:r>
    </w:p>
    <w:p w14:paraId="1E0342B2" w14:textId="77777777" w:rsidR="00DE3A16" w:rsidRDefault="009F6F65">
      <w:pPr>
        <w:pStyle w:val="3"/>
      </w:pPr>
      <w:bookmarkStart w:id="43" w:name="_Toc487792283"/>
      <w:r>
        <w:rPr>
          <w:rFonts w:hint="eastAsia"/>
        </w:rPr>
        <w:t>9</w:t>
      </w:r>
      <w:r>
        <w:t>.2.2</w:t>
      </w:r>
      <w:r>
        <w:rPr>
          <w:rFonts w:hint="eastAsia"/>
        </w:rPr>
        <w:t>经营风险</w:t>
      </w:r>
      <w:bookmarkEnd w:id="43"/>
    </w:p>
    <w:p w14:paraId="7E22592A" w14:textId="77777777" w:rsidR="00DE3A16" w:rsidRDefault="009F6F65">
      <w:pPr>
        <w:rPr>
          <w:rFonts w:ascii="仿宋" w:eastAsia="仿宋" w:hAnsi="仿宋"/>
          <w:sz w:val="28"/>
          <w:szCs w:val="28"/>
        </w:rPr>
      </w:pPr>
      <w:r>
        <w:rPr>
          <w:rFonts w:ascii="仿宋" w:eastAsia="仿宋" w:hAnsi="仿宋" w:hint="eastAsia"/>
          <w:sz w:val="28"/>
          <w:szCs w:val="28"/>
        </w:rPr>
        <w:t xml:space="preserve">    1.制定合理的产品研发流程及内部审批程序，对产品的资金成本和收益进行测算，用科学的方法预测收益率。</w:t>
      </w:r>
    </w:p>
    <w:p w14:paraId="06C38A6F" w14:textId="77777777" w:rsidR="00DE3A16" w:rsidRDefault="009F6F65">
      <w:pPr>
        <w:rPr>
          <w:rFonts w:ascii="仿宋" w:eastAsia="仿宋" w:hAnsi="仿宋"/>
          <w:sz w:val="28"/>
          <w:szCs w:val="28"/>
        </w:rPr>
      </w:pPr>
      <w:r>
        <w:rPr>
          <w:rFonts w:ascii="仿宋" w:eastAsia="仿宋" w:hAnsi="仿宋" w:hint="eastAsia"/>
          <w:sz w:val="28"/>
          <w:szCs w:val="28"/>
        </w:rPr>
        <w:t xml:space="preserve">    2.加强产品营销管理，生产适销对路的产品，跟踪客户，调查客户对产品的使用状况，及时获取客户反馈，并根据客户需求更新产品，以提高产品黏性</w:t>
      </w:r>
    </w:p>
    <w:p w14:paraId="16A286A3" w14:textId="77777777" w:rsidR="00DE3A16" w:rsidRDefault="009F6F65">
      <w:pPr>
        <w:rPr>
          <w:rFonts w:ascii="仿宋" w:eastAsia="仿宋" w:hAnsi="仿宋"/>
          <w:sz w:val="28"/>
          <w:szCs w:val="28"/>
        </w:rPr>
      </w:pPr>
      <w:r>
        <w:rPr>
          <w:rFonts w:ascii="仿宋" w:eastAsia="仿宋" w:hAnsi="仿宋" w:hint="eastAsia"/>
          <w:sz w:val="28"/>
          <w:szCs w:val="28"/>
        </w:rPr>
        <w:lastRenderedPageBreak/>
        <w:t xml:space="preserve">    3.注重产品更新换代，及时将新产品投入市场。</w:t>
      </w:r>
    </w:p>
    <w:p w14:paraId="7413EB89" w14:textId="77777777" w:rsidR="00DE3A16" w:rsidRDefault="009F6F65">
      <w:pPr>
        <w:pStyle w:val="3"/>
      </w:pPr>
      <w:bookmarkStart w:id="44" w:name="_Toc487792284"/>
      <w:r>
        <w:rPr>
          <w:rFonts w:hint="eastAsia"/>
        </w:rPr>
        <w:t>9</w:t>
      </w:r>
      <w:r>
        <w:t>.2.3</w:t>
      </w:r>
      <w:r>
        <w:rPr>
          <w:rFonts w:hint="eastAsia"/>
        </w:rPr>
        <w:t>合同风险</w:t>
      </w:r>
      <w:bookmarkEnd w:id="44"/>
    </w:p>
    <w:p w14:paraId="3B3FDC2F" w14:textId="77777777" w:rsidR="00DE3A16" w:rsidRDefault="009F6F65">
      <w:pPr>
        <w:rPr>
          <w:rFonts w:ascii="仿宋" w:eastAsia="仿宋" w:hAnsi="仿宋"/>
          <w:sz w:val="28"/>
          <w:szCs w:val="28"/>
        </w:rPr>
      </w:pPr>
      <w:r>
        <w:rPr>
          <w:rFonts w:ascii="仿宋" w:eastAsia="仿宋" w:hAnsi="仿宋" w:hint="eastAsia"/>
          <w:sz w:val="28"/>
          <w:szCs w:val="28"/>
        </w:rPr>
        <w:t xml:space="preserve">    重视合同法学习，</w:t>
      </w:r>
      <w:r>
        <w:rPr>
          <w:rFonts w:ascii="仿宋" w:eastAsia="仿宋" w:hAnsi="仿宋"/>
          <w:sz w:val="28"/>
          <w:szCs w:val="28"/>
        </w:rPr>
        <w:t>在进行经营和产品合同签订后的履约及赔偿责任问题</w:t>
      </w:r>
      <w:r>
        <w:rPr>
          <w:rFonts w:ascii="仿宋" w:eastAsia="仿宋" w:hAnsi="仿宋" w:hint="eastAsia"/>
          <w:sz w:val="28"/>
          <w:szCs w:val="28"/>
        </w:rPr>
        <w:t>上周全考虑，在</w:t>
      </w:r>
      <w:r>
        <w:rPr>
          <w:rFonts w:ascii="仿宋" w:eastAsia="仿宋" w:hAnsi="仿宋"/>
          <w:sz w:val="28"/>
          <w:szCs w:val="28"/>
        </w:rPr>
        <w:t>合同签订后密切注视其执行情况，要有远见地处理随时发生的变化。</w:t>
      </w:r>
    </w:p>
    <w:p w14:paraId="1BEEC2D4" w14:textId="77777777" w:rsidR="00DE3A16" w:rsidRDefault="009F6F65">
      <w:pPr>
        <w:widowControl/>
        <w:spacing w:after="0" w:line="240" w:lineRule="auto"/>
        <w:jc w:val="left"/>
        <w:rPr>
          <w:rFonts w:ascii="仿宋" w:eastAsia="仿宋" w:hAnsi="仿宋"/>
          <w:sz w:val="28"/>
          <w:szCs w:val="28"/>
        </w:rPr>
      </w:pPr>
      <w:r>
        <w:rPr>
          <w:rFonts w:ascii="仿宋" w:eastAsia="仿宋" w:hAnsi="仿宋"/>
          <w:sz w:val="28"/>
          <w:szCs w:val="28"/>
        </w:rPr>
        <w:br w:type="page"/>
      </w:r>
    </w:p>
    <w:p w14:paraId="31B50AFE" w14:textId="77777777" w:rsidR="00DE3A16" w:rsidRDefault="009F6F65">
      <w:pPr>
        <w:pStyle w:val="1"/>
      </w:pPr>
      <w:bookmarkStart w:id="45" w:name="_Toc487792285"/>
      <w:r>
        <w:rPr>
          <w:rFonts w:hint="eastAsia"/>
        </w:rPr>
        <w:lastRenderedPageBreak/>
        <w:t>附录</w:t>
      </w:r>
      <w:r>
        <w:rPr>
          <w:rFonts w:hint="eastAsia"/>
        </w:rPr>
        <w:t>A</w:t>
      </w:r>
      <w:r>
        <w:tab/>
      </w:r>
      <w:r>
        <w:rPr>
          <w:rFonts w:hint="eastAsia"/>
        </w:rPr>
        <w:t>计算机相关专业的工作世界地图</w:t>
      </w:r>
      <w:bookmarkEnd w:id="45"/>
    </w:p>
    <w:p w14:paraId="09739329" w14:textId="77777777" w:rsidR="00DE3A16" w:rsidRDefault="009F6F65">
      <w:pPr>
        <w:ind w:firstLine="420"/>
        <w:jc w:val="left"/>
        <w:rPr>
          <w:rFonts w:ascii="仿宋" w:eastAsia="仿宋" w:hAnsi="仿宋"/>
          <w:sz w:val="28"/>
          <w:szCs w:val="28"/>
        </w:rPr>
      </w:pPr>
      <w:r>
        <w:rPr>
          <w:rFonts w:ascii="仿宋" w:eastAsia="仿宋" w:hAnsi="仿宋" w:hint="eastAsia"/>
          <w:sz w:val="28"/>
          <w:szCs w:val="28"/>
        </w:rPr>
        <w:t>在Holland职业兴趣理论提出之前，关于职业兴趣测试和个体分析是孤立的，Holland将二者有机结合起来。1991年，Gati针对Holland的正六边形模型中有关相邻职业群距离相等这一假设的局限性，提出了三层次模型。两年后，Prediger在Ho11and六边形模型的基础上加上人和物维度、数据和观念维度，使职业的类型和性质有机地结合起来。美国大学考试中心在Prediger兴趣的两维基础上，将职业群体的具体位置标定在坐标图上，由此得到工作世界图。</w:t>
      </w:r>
    </w:p>
    <w:p w14:paraId="31E13A0D" w14:textId="77777777" w:rsidR="00DE3A16" w:rsidRDefault="009F6F65">
      <w:pPr>
        <w:jc w:val="left"/>
        <w:rPr>
          <w:sz w:val="24"/>
          <w:szCs w:val="24"/>
        </w:rPr>
      </w:pPr>
      <w:r>
        <w:rPr>
          <w:noProof/>
          <w:sz w:val="24"/>
          <w:szCs w:val="24"/>
        </w:rPr>
        <w:drawing>
          <wp:inline distT="0" distB="0" distL="0" distR="0" wp14:anchorId="26944A09" wp14:editId="21E90BE5">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274310" cy="2966720"/>
                    </a:xfrm>
                    <a:prstGeom prst="rect">
                      <a:avLst/>
                    </a:prstGeom>
                  </pic:spPr>
                </pic:pic>
              </a:graphicData>
            </a:graphic>
          </wp:inline>
        </w:drawing>
      </w:r>
    </w:p>
    <w:p w14:paraId="287CDA5E" w14:textId="77777777" w:rsidR="00DE3A16" w:rsidRDefault="009F6F65">
      <w:pPr>
        <w:jc w:val="center"/>
        <w:rPr>
          <w:sz w:val="24"/>
          <w:szCs w:val="24"/>
        </w:rPr>
      </w:pPr>
      <w:r>
        <w:rPr>
          <w:rFonts w:hint="eastAsia"/>
          <w:sz w:val="24"/>
          <w:szCs w:val="24"/>
        </w:rPr>
        <w:t>图</w:t>
      </w:r>
      <w:r>
        <w:rPr>
          <w:rFonts w:hint="eastAsia"/>
          <w:sz w:val="24"/>
          <w:szCs w:val="24"/>
        </w:rPr>
        <w:t>A.1</w:t>
      </w:r>
    </w:p>
    <w:p w14:paraId="58D2133A" w14:textId="77777777" w:rsidR="00DE3A16" w:rsidRDefault="009F6F65">
      <w:pPr>
        <w:jc w:val="left"/>
        <w:rPr>
          <w:rFonts w:ascii="仿宋" w:eastAsia="仿宋" w:hAnsi="仿宋"/>
          <w:sz w:val="28"/>
          <w:szCs w:val="28"/>
        </w:rPr>
      </w:pPr>
      <w:r>
        <w:rPr>
          <w:rFonts w:ascii="仿宋" w:eastAsia="仿宋" w:hAnsi="仿宋" w:hint="eastAsia"/>
          <w:sz w:val="28"/>
          <w:szCs w:val="28"/>
        </w:rPr>
        <w:t>计算机毕业后的相关岗位，在工作世界图中的位置分布是很广的。这带给了不同性格的人不同的选择。</w:t>
      </w:r>
    </w:p>
    <w:p w14:paraId="0E387210" w14:textId="77777777" w:rsidR="00DE3A16" w:rsidRDefault="00DE3A16">
      <w:pPr>
        <w:jc w:val="left"/>
        <w:rPr>
          <w:sz w:val="24"/>
          <w:szCs w:val="24"/>
        </w:rPr>
      </w:pPr>
    </w:p>
    <w:p w14:paraId="267C890F" w14:textId="77777777" w:rsidR="00DE3A16" w:rsidRDefault="009F6F65">
      <w:pPr>
        <w:pStyle w:val="1"/>
        <w:jc w:val="center"/>
      </w:pPr>
      <w:bookmarkStart w:id="46" w:name="_Toc487792286"/>
      <w:r>
        <w:rPr>
          <w:rFonts w:hint="eastAsia"/>
        </w:rPr>
        <w:lastRenderedPageBreak/>
        <w:t>附录</w:t>
      </w:r>
      <w:r>
        <w:rPr>
          <w:rFonts w:hint="eastAsia"/>
        </w:rPr>
        <w:t>B</w:t>
      </w:r>
      <w:r>
        <w:rPr>
          <w:rFonts w:hint="eastAsia"/>
        </w:rPr>
        <w:tab/>
        <w:t xml:space="preserve">  </w:t>
      </w:r>
      <w:r>
        <w:rPr>
          <w:rFonts w:hint="eastAsia"/>
        </w:rPr>
        <w:t>霍兰德职业兴趣理论</w:t>
      </w:r>
      <w:bookmarkEnd w:id="46"/>
    </w:p>
    <w:p w14:paraId="12A2D59A" w14:textId="77777777" w:rsidR="00DE3A16" w:rsidRDefault="009F6F65">
      <w:pPr>
        <w:jc w:val="left"/>
        <w:rPr>
          <w:rFonts w:ascii="仿宋" w:eastAsia="仿宋" w:hAnsi="仿宋"/>
          <w:sz w:val="28"/>
          <w:szCs w:val="28"/>
        </w:rPr>
      </w:pPr>
      <w:r>
        <w:rPr>
          <w:rFonts w:ascii="仿宋" w:eastAsia="仿宋" w:hAnsi="仿宋" w:hint="eastAsia"/>
          <w:sz w:val="28"/>
          <w:szCs w:val="28"/>
        </w:rPr>
        <w:t>约翰·霍兰德（John Holland）是美国约翰·霍普金斯大学心理学教授，美国著名的职业指导专家。他于1959年提出了具有广泛社会影响的职业兴趣理论。认为人的人格类型、兴趣与职业密切相关，兴趣是人们活动的巨大动力，凡是具有职业兴趣的职业，都可以提高人们的积极性，促使人们积极地、愉快地从事该职业，且职业兴趣与人格之间存在很高的相关性。Holland认为人格可分为现</w:t>
      </w:r>
      <w:r>
        <w:rPr>
          <w:rFonts w:ascii="仿宋" w:eastAsia="仿宋" w:hAnsi="仿宋"/>
          <w:noProof/>
          <w:sz w:val="28"/>
          <w:szCs w:val="28"/>
        </w:rPr>
        <w:drawing>
          <wp:anchor distT="0" distB="0" distL="114300" distR="114300" simplePos="0" relativeHeight="251659264" behindDoc="0" locked="0" layoutInCell="1" allowOverlap="1" wp14:anchorId="047A14C1" wp14:editId="5A7AEB4E">
            <wp:simplePos x="0" y="0"/>
            <wp:positionH relativeFrom="margin">
              <wp:align>center</wp:align>
            </wp:positionH>
            <wp:positionV relativeFrom="paragraph">
              <wp:posOffset>1384935</wp:posOffset>
            </wp:positionV>
            <wp:extent cx="2332990" cy="2217420"/>
            <wp:effectExtent l="0" t="0" r="0" b="0"/>
            <wp:wrapTopAndBottom/>
            <wp:docPr id="6" name="图片 6" descr="http://i.imgur.com/cfJYM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imgur.com/cfJYMq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32800" cy="2217600"/>
                    </a:xfrm>
                    <a:prstGeom prst="rect">
                      <a:avLst/>
                    </a:prstGeom>
                    <a:noFill/>
                    <a:ln>
                      <a:noFill/>
                    </a:ln>
                  </pic:spPr>
                </pic:pic>
              </a:graphicData>
            </a:graphic>
          </wp:anchor>
        </w:drawing>
      </w:r>
      <w:r>
        <w:rPr>
          <w:rFonts w:ascii="仿宋" w:eastAsia="仿宋" w:hAnsi="仿宋" w:hint="eastAsia"/>
          <w:sz w:val="28"/>
          <w:szCs w:val="28"/>
        </w:rPr>
        <w:t>实型、研究型、艺术型、社会型、企业型和常规型六种类型。</w:t>
      </w:r>
    </w:p>
    <w:p w14:paraId="0BE91D8F" w14:textId="77777777" w:rsidR="00DE3A16" w:rsidRDefault="00DE3A16">
      <w:pPr>
        <w:jc w:val="left"/>
        <w:rPr>
          <w:rFonts w:ascii="仿宋" w:eastAsia="仿宋" w:hAnsi="仿宋"/>
          <w:sz w:val="28"/>
          <w:szCs w:val="28"/>
        </w:rPr>
      </w:pPr>
    </w:p>
    <w:p w14:paraId="091FBBAA" w14:textId="77777777" w:rsidR="00DE3A16" w:rsidRDefault="00DE3A16">
      <w:pPr>
        <w:jc w:val="left"/>
        <w:rPr>
          <w:rFonts w:ascii="仿宋" w:eastAsia="仿宋" w:hAnsi="仿宋"/>
          <w:sz w:val="28"/>
          <w:szCs w:val="28"/>
        </w:rPr>
      </w:pPr>
    </w:p>
    <w:p w14:paraId="216F0B87" w14:textId="77777777" w:rsidR="00DE3A16" w:rsidRDefault="00DE3A16">
      <w:pPr>
        <w:jc w:val="left"/>
        <w:rPr>
          <w:rFonts w:ascii="仿宋" w:eastAsia="仿宋" w:hAnsi="仿宋"/>
          <w:sz w:val="28"/>
          <w:szCs w:val="28"/>
        </w:rPr>
      </w:pPr>
    </w:p>
    <w:p w14:paraId="3C19F84F" w14:textId="77777777" w:rsidR="00DE3A16" w:rsidRDefault="009F6F65">
      <w:pPr>
        <w:pStyle w:val="1"/>
        <w:jc w:val="center"/>
      </w:pPr>
      <w:bookmarkStart w:id="47" w:name="_Toc487792287"/>
      <w:r>
        <w:rPr>
          <w:rFonts w:hint="eastAsia"/>
        </w:rPr>
        <w:t>附录</w:t>
      </w:r>
      <w:r>
        <w:rPr>
          <w:rFonts w:hint="eastAsia"/>
        </w:rPr>
        <w:t>C</w:t>
      </w:r>
      <w:r>
        <w:rPr>
          <w:rFonts w:hint="eastAsia"/>
        </w:rPr>
        <w:tab/>
      </w:r>
      <w:r>
        <w:rPr>
          <w:rFonts w:hint="eastAsia"/>
        </w:rPr>
        <w:t>当代大学生就业难</w:t>
      </w:r>
      <w:bookmarkEnd w:id="47"/>
    </w:p>
    <w:p w14:paraId="4B57C65D" w14:textId="77777777" w:rsidR="00DE3A16" w:rsidRDefault="009F6F65">
      <w:pPr>
        <w:ind w:firstLine="420"/>
        <w:rPr>
          <w:rFonts w:ascii="仿宋" w:eastAsia="仿宋" w:hAnsi="仿宋"/>
          <w:sz w:val="28"/>
          <w:szCs w:val="28"/>
        </w:rPr>
      </w:pPr>
      <w:r>
        <w:rPr>
          <w:rFonts w:ascii="仿宋" w:eastAsia="仿宋" w:hAnsi="仿宋" w:hint="eastAsia"/>
          <w:sz w:val="28"/>
          <w:szCs w:val="28"/>
        </w:rPr>
        <w:t>中新网北京5月23日电：756万！今年高校毕业生人数创历史新</w:t>
      </w:r>
      <w:r>
        <w:rPr>
          <w:rFonts w:ascii="仿宋" w:eastAsia="仿宋" w:hAnsi="仿宋" w:hint="eastAsia"/>
          <w:sz w:val="28"/>
          <w:szCs w:val="28"/>
        </w:rPr>
        <w:lastRenderedPageBreak/>
        <w:t>高，再加上今年经济下行压力较大，被称为“最难就业季”。</w:t>
      </w:r>
    </w:p>
    <w:p w14:paraId="0161CB8F" w14:textId="77777777" w:rsidR="00DE3A16" w:rsidRDefault="009F6F65">
      <w:pPr>
        <w:ind w:firstLine="420"/>
        <w:rPr>
          <w:rFonts w:ascii="仿宋" w:eastAsia="仿宋" w:hAnsi="仿宋"/>
          <w:sz w:val="28"/>
          <w:szCs w:val="28"/>
        </w:rPr>
      </w:pPr>
      <w:r>
        <w:rPr>
          <w:rFonts w:ascii="仿宋" w:eastAsia="仿宋" w:hAnsi="仿宋" w:hint="eastAsia"/>
          <w:sz w:val="28"/>
          <w:szCs w:val="28"/>
        </w:rPr>
        <w:t>据相关统计， 2001年至2015年间我国高校毕业生人数由最初的114万人持续增加至749万人。</w:t>
      </w:r>
    </w:p>
    <w:p w14:paraId="1FCAE466" w14:textId="77777777" w:rsidR="00DE3A16" w:rsidRDefault="009F6F65">
      <w:pPr>
        <w:jc w:val="left"/>
        <w:rPr>
          <w:sz w:val="24"/>
          <w:szCs w:val="24"/>
        </w:rPr>
      </w:pPr>
      <w:r>
        <w:rPr>
          <w:rFonts w:hint="eastAsia"/>
          <w:noProof/>
          <w:sz w:val="24"/>
          <w:szCs w:val="24"/>
        </w:rPr>
        <w:drawing>
          <wp:inline distT="0" distB="0" distL="0" distR="0" wp14:anchorId="38A1FC35" wp14:editId="3955542C">
            <wp:extent cx="5274310" cy="2921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921000"/>
                    </a:xfrm>
                    <a:prstGeom prst="rect">
                      <a:avLst/>
                    </a:prstGeom>
                  </pic:spPr>
                </pic:pic>
              </a:graphicData>
            </a:graphic>
          </wp:inline>
        </w:drawing>
      </w:r>
    </w:p>
    <w:p w14:paraId="45A8E06B" w14:textId="77777777" w:rsidR="00DE3A16" w:rsidRDefault="009F6F65">
      <w:pPr>
        <w:ind w:firstLine="420"/>
        <w:rPr>
          <w:rFonts w:ascii="仿宋" w:eastAsia="仿宋" w:hAnsi="仿宋"/>
          <w:sz w:val="28"/>
          <w:szCs w:val="28"/>
        </w:rPr>
      </w:pPr>
      <w:r>
        <w:rPr>
          <w:rFonts w:ascii="仿宋" w:eastAsia="仿宋" w:hAnsi="仿宋" w:hint="eastAsia"/>
          <w:sz w:val="28"/>
          <w:szCs w:val="28"/>
        </w:rPr>
        <w:t>2016年全国高校毕业人数更是增长至756万人，被称为“最难就业季”。面对毕业生人数增加、就业形势日趋严峻这一现象，教育部在2014年就针对强化就业指导服务发文：</w:t>
      </w:r>
    </w:p>
    <w:p w14:paraId="7AB63329" w14:textId="77777777" w:rsidR="00DE3A16" w:rsidRDefault="009F6F65">
      <w:pPr>
        <w:ind w:firstLine="420"/>
        <w:rPr>
          <w:rFonts w:ascii="仿宋" w:eastAsia="仿宋" w:hAnsi="仿宋"/>
          <w:sz w:val="28"/>
          <w:szCs w:val="28"/>
        </w:rPr>
      </w:pPr>
      <w:r>
        <w:rPr>
          <w:rFonts w:ascii="仿宋" w:eastAsia="仿宋" w:hAnsi="仿宋"/>
          <w:sz w:val="28"/>
          <w:szCs w:val="28"/>
        </w:rPr>
        <w:t>各地各高校要建立健全职业发展和就业指导服务体系。加强就业指导课程和学科建设，要结合当前经济发展新业态和新常态，及时将学科专业动态和行业发展成果融入课堂教学，提高课堂教学的参与度和吸引力。深入开展个性化辅导与咨询，帮助毕业生合理确立职业目标，及时疏导毕业生求职过程中的焦虑、依赖等心理问题，增强其应对竞争及挫折的抗压能力。积极组织职业规划大赛、职业体验项目等课外活动，充分发挥就业实践活动的带动作用，进一步提高就业指导的覆盖面和实效性。</w:t>
      </w:r>
    </w:p>
    <w:p w14:paraId="3AD59C96" w14:textId="77777777" w:rsidR="00DE3A16" w:rsidRDefault="009F6F65">
      <w:pPr>
        <w:ind w:firstLine="420"/>
        <w:rPr>
          <w:rFonts w:ascii="仿宋" w:eastAsia="仿宋" w:hAnsi="仿宋"/>
          <w:sz w:val="28"/>
          <w:szCs w:val="28"/>
        </w:rPr>
      </w:pPr>
      <w:r>
        <w:rPr>
          <w:rFonts w:ascii="仿宋" w:eastAsia="仿宋" w:hAnsi="仿宋"/>
          <w:sz w:val="28"/>
          <w:szCs w:val="28"/>
        </w:rPr>
        <w:lastRenderedPageBreak/>
        <w:t>要充分发挥校园就业市场的主渠道和基础性作用，深入挖掘职位，积极组织多种形式的校园招聘活动，确保招聘活动场次、职位数量进一步增加，信息质量进一步提高。深入推进就业信息网建设，充分运用“全国大学生就业信息服务一体化系统”，实现招聘活动联合联动、招聘信息有效共享。结合国家新推出的“一带一路”“互联互通”和亚太自由贸易区等重大战略，探索毕业生就业创业的新渠道、新形态。进一步加强对招聘活动的规范管理和招聘信息审核，教育行政部门和高校组织的招聘活动要严格执行“三严禁”，切实营造公平就业环境。充分利用“全国高校毕业生就业管理与监测系统”，及时更新、按时报送高校毕业生就业信息，严禁任何形式的就业率造假</w:t>
      </w:r>
      <w:r>
        <w:rPr>
          <w:rFonts w:ascii="仿宋" w:eastAsia="仿宋" w:hAnsi="仿宋" w:hint="eastAsia"/>
          <w:sz w:val="28"/>
          <w:szCs w:val="28"/>
        </w:rPr>
        <w:t>。</w:t>
      </w:r>
    </w:p>
    <w:p w14:paraId="2FE50787" w14:textId="77777777" w:rsidR="00DE3A16" w:rsidRDefault="00DE3A16">
      <w:pPr>
        <w:jc w:val="left"/>
        <w:rPr>
          <w:sz w:val="24"/>
          <w:szCs w:val="24"/>
        </w:rPr>
      </w:pPr>
    </w:p>
    <w:sectPr w:rsidR="00DE3A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8668D" w14:textId="77777777" w:rsidR="00E05D4E" w:rsidRDefault="00E05D4E">
      <w:pPr>
        <w:spacing w:after="0" w:line="240" w:lineRule="auto"/>
      </w:pPr>
      <w:r>
        <w:separator/>
      </w:r>
    </w:p>
  </w:endnote>
  <w:endnote w:type="continuationSeparator" w:id="0">
    <w:p w14:paraId="7AE2B986" w14:textId="77777777" w:rsidR="00E05D4E" w:rsidRDefault="00E05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053790"/>
    </w:sdtPr>
    <w:sdtEndPr/>
    <w:sdtContent>
      <w:p w14:paraId="66BB8D85" w14:textId="6245E15D" w:rsidR="00BE4636" w:rsidRDefault="00BE4636">
        <w:pPr>
          <w:pStyle w:val="a9"/>
          <w:jc w:val="center"/>
        </w:pPr>
        <w:r>
          <w:fldChar w:fldCharType="begin"/>
        </w:r>
        <w:r>
          <w:instrText>PAGE   \* MERGEFORMAT</w:instrText>
        </w:r>
        <w:r>
          <w:fldChar w:fldCharType="separate"/>
        </w:r>
        <w:r w:rsidR="00E47DA7" w:rsidRPr="00E47DA7">
          <w:rPr>
            <w:noProof/>
            <w:lang w:val="zh-CN"/>
          </w:rP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02B66" w14:textId="77777777" w:rsidR="00E05D4E" w:rsidRDefault="00E05D4E">
      <w:pPr>
        <w:spacing w:after="0" w:line="240" w:lineRule="auto"/>
      </w:pPr>
      <w:r>
        <w:separator/>
      </w:r>
    </w:p>
  </w:footnote>
  <w:footnote w:type="continuationSeparator" w:id="0">
    <w:p w14:paraId="3A521870" w14:textId="77777777" w:rsidR="00E05D4E" w:rsidRDefault="00E05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41208" w14:textId="77777777" w:rsidR="00BE4636" w:rsidRDefault="00BE4636">
    <w:pPr>
      <w:pStyle w:val="ab"/>
    </w:pPr>
    <w:r>
      <w:rPr>
        <w:rFonts w:hint="eastAsia"/>
      </w:rPr>
      <w:t>愿，每一个个体都能找到自己的使命。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5170E"/>
    <w:multiLevelType w:val="multilevel"/>
    <w:tmpl w:val="1865170E"/>
    <w:lvl w:ilvl="0">
      <w:start w:val="1"/>
      <w:numFmt w:val="decimal"/>
      <w:lvlText w:val="（%1）"/>
      <w:lvlJc w:val="left"/>
      <w:pPr>
        <w:ind w:left="750" w:hanging="75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25F8670B"/>
    <w:multiLevelType w:val="multilevel"/>
    <w:tmpl w:val="25F867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A7"/>
    <w:rsid w:val="000012E8"/>
    <w:rsid w:val="00001FA3"/>
    <w:rsid w:val="00006EE5"/>
    <w:rsid w:val="0001557D"/>
    <w:rsid w:val="000177AB"/>
    <w:rsid w:val="000243AD"/>
    <w:rsid w:val="0003210F"/>
    <w:rsid w:val="00032A09"/>
    <w:rsid w:val="00034343"/>
    <w:rsid w:val="00035B14"/>
    <w:rsid w:val="0004442D"/>
    <w:rsid w:val="000510AA"/>
    <w:rsid w:val="00052487"/>
    <w:rsid w:val="00056433"/>
    <w:rsid w:val="00057B05"/>
    <w:rsid w:val="000603D1"/>
    <w:rsid w:val="000609DF"/>
    <w:rsid w:val="00063D57"/>
    <w:rsid w:val="00064CE8"/>
    <w:rsid w:val="00070359"/>
    <w:rsid w:val="00081A43"/>
    <w:rsid w:val="000826FA"/>
    <w:rsid w:val="000855BC"/>
    <w:rsid w:val="00094C39"/>
    <w:rsid w:val="00095514"/>
    <w:rsid w:val="00097740"/>
    <w:rsid w:val="000B2F01"/>
    <w:rsid w:val="000B6123"/>
    <w:rsid w:val="000B7FC4"/>
    <w:rsid w:val="000C0079"/>
    <w:rsid w:val="000C10B6"/>
    <w:rsid w:val="000C712A"/>
    <w:rsid w:val="000C7C76"/>
    <w:rsid w:val="000D1E25"/>
    <w:rsid w:val="000D2D31"/>
    <w:rsid w:val="000D4DE5"/>
    <w:rsid w:val="000D5398"/>
    <w:rsid w:val="000E07C2"/>
    <w:rsid w:val="000E4B54"/>
    <w:rsid w:val="000E4F61"/>
    <w:rsid w:val="000E5870"/>
    <w:rsid w:val="000F15AC"/>
    <w:rsid w:val="000F2EE6"/>
    <w:rsid w:val="000F3F22"/>
    <w:rsid w:val="000F43B3"/>
    <w:rsid w:val="000F51F9"/>
    <w:rsid w:val="000F5512"/>
    <w:rsid w:val="000F5741"/>
    <w:rsid w:val="000F73F7"/>
    <w:rsid w:val="00100585"/>
    <w:rsid w:val="00101038"/>
    <w:rsid w:val="0010312E"/>
    <w:rsid w:val="00111A59"/>
    <w:rsid w:val="00112F7A"/>
    <w:rsid w:val="0011529E"/>
    <w:rsid w:val="00117977"/>
    <w:rsid w:val="001214FC"/>
    <w:rsid w:val="00123284"/>
    <w:rsid w:val="00125C12"/>
    <w:rsid w:val="001260B4"/>
    <w:rsid w:val="001261F8"/>
    <w:rsid w:val="00135860"/>
    <w:rsid w:val="00136B3E"/>
    <w:rsid w:val="00142A37"/>
    <w:rsid w:val="00146C2E"/>
    <w:rsid w:val="00150023"/>
    <w:rsid w:val="001539D0"/>
    <w:rsid w:val="001627DC"/>
    <w:rsid w:val="001635A7"/>
    <w:rsid w:val="00164049"/>
    <w:rsid w:val="00166865"/>
    <w:rsid w:val="00170440"/>
    <w:rsid w:val="00173967"/>
    <w:rsid w:val="00174380"/>
    <w:rsid w:val="001760B2"/>
    <w:rsid w:val="001831B6"/>
    <w:rsid w:val="001869B0"/>
    <w:rsid w:val="0018791F"/>
    <w:rsid w:val="0019015B"/>
    <w:rsid w:val="0019159A"/>
    <w:rsid w:val="00191D51"/>
    <w:rsid w:val="00194498"/>
    <w:rsid w:val="00194C47"/>
    <w:rsid w:val="00195A89"/>
    <w:rsid w:val="001A2E75"/>
    <w:rsid w:val="001A5555"/>
    <w:rsid w:val="001B2605"/>
    <w:rsid w:val="001B49BC"/>
    <w:rsid w:val="001B6A41"/>
    <w:rsid w:val="001B6ABC"/>
    <w:rsid w:val="001C3C36"/>
    <w:rsid w:val="001C4759"/>
    <w:rsid w:val="001C6551"/>
    <w:rsid w:val="001C7C67"/>
    <w:rsid w:val="001D1871"/>
    <w:rsid w:val="001D2E9F"/>
    <w:rsid w:val="001D3F36"/>
    <w:rsid w:val="001D52FB"/>
    <w:rsid w:val="001E3E0E"/>
    <w:rsid w:val="001E69DE"/>
    <w:rsid w:val="001F4A2E"/>
    <w:rsid w:val="001F7B40"/>
    <w:rsid w:val="00200212"/>
    <w:rsid w:val="00203250"/>
    <w:rsid w:val="00203F49"/>
    <w:rsid w:val="0020568E"/>
    <w:rsid w:val="00210C73"/>
    <w:rsid w:val="002177CF"/>
    <w:rsid w:val="00221CE2"/>
    <w:rsid w:val="00221EF6"/>
    <w:rsid w:val="002239D0"/>
    <w:rsid w:val="0022507D"/>
    <w:rsid w:val="00226EEB"/>
    <w:rsid w:val="00230F53"/>
    <w:rsid w:val="00235E1D"/>
    <w:rsid w:val="00240230"/>
    <w:rsid w:val="00243EC6"/>
    <w:rsid w:val="00247179"/>
    <w:rsid w:val="00251083"/>
    <w:rsid w:val="00267E5D"/>
    <w:rsid w:val="002717E0"/>
    <w:rsid w:val="00275F79"/>
    <w:rsid w:val="00281580"/>
    <w:rsid w:val="00283393"/>
    <w:rsid w:val="00284BE7"/>
    <w:rsid w:val="00285AA1"/>
    <w:rsid w:val="002928EF"/>
    <w:rsid w:val="00292CD5"/>
    <w:rsid w:val="00294601"/>
    <w:rsid w:val="00294BEC"/>
    <w:rsid w:val="002975E1"/>
    <w:rsid w:val="002A111A"/>
    <w:rsid w:val="002A1E38"/>
    <w:rsid w:val="002A430C"/>
    <w:rsid w:val="002A4CC0"/>
    <w:rsid w:val="002B0D42"/>
    <w:rsid w:val="002B6300"/>
    <w:rsid w:val="002B659C"/>
    <w:rsid w:val="002C04AF"/>
    <w:rsid w:val="002C19CB"/>
    <w:rsid w:val="002C3484"/>
    <w:rsid w:val="002D2F8C"/>
    <w:rsid w:val="002D539F"/>
    <w:rsid w:val="002D7B77"/>
    <w:rsid w:val="002E16F4"/>
    <w:rsid w:val="002E3F72"/>
    <w:rsid w:val="002E4DAE"/>
    <w:rsid w:val="00303524"/>
    <w:rsid w:val="00303AE7"/>
    <w:rsid w:val="00303B10"/>
    <w:rsid w:val="00307711"/>
    <w:rsid w:val="00313C09"/>
    <w:rsid w:val="00321F77"/>
    <w:rsid w:val="00322105"/>
    <w:rsid w:val="0032327B"/>
    <w:rsid w:val="003251D8"/>
    <w:rsid w:val="00335710"/>
    <w:rsid w:val="00335883"/>
    <w:rsid w:val="00336531"/>
    <w:rsid w:val="00340BF4"/>
    <w:rsid w:val="00341407"/>
    <w:rsid w:val="0034473B"/>
    <w:rsid w:val="00345952"/>
    <w:rsid w:val="00362EBB"/>
    <w:rsid w:val="003728FA"/>
    <w:rsid w:val="00372B3E"/>
    <w:rsid w:val="0037359F"/>
    <w:rsid w:val="00381B27"/>
    <w:rsid w:val="00384B99"/>
    <w:rsid w:val="0038638B"/>
    <w:rsid w:val="003877F3"/>
    <w:rsid w:val="00387AFC"/>
    <w:rsid w:val="003A0BD9"/>
    <w:rsid w:val="003A3F97"/>
    <w:rsid w:val="003A500A"/>
    <w:rsid w:val="003A5D6C"/>
    <w:rsid w:val="003A6037"/>
    <w:rsid w:val="003B0DCC"/>
    <w:rsid w:val="003C0930"/>
    <w:rsid w:val="003C4771"/>
    <w:rsid w:val="003D153A"/>
    <w:rsid w:val="003D35ED"/>
    <w:rsid w:val="003E06F7"/>
    <w:rsid w:val="003E2737"/>
    <w:rsid w:val="003F111E"/>
    <w:rsid w:val="003F5847"/>
    <w:rsid w:val="003F6EF1"/>
    <w:rsid w:val="00401167"/>
    <w:rsid w:val="0040177D"/>
    <w:rsid w:val="004033E6"/>
    <w:rsid w:val="00406866"/>
    <w:rsid w:val="00407765"/>
    <w:rsid w:val="0041224F"/>
    <w:rsid w:val="00412885"/>
    <w:rsid w:val="00412BAD"/>
    <w:rsid w:val="00416581"/>
    <w:rsid w:val="00424393"/>
    <w:rsid w:val="00434572"/>
    <w:rsid w:val="00436534"/>
    <w:rsid w:val="00441225"/>
    <w:rsid w:val="00452684"/>
    <w:rsid w:val="00462855"/>
    <w:rsid w:val="004647CC"/>
    <w:rsid w:val="00465DAC"/>
    <w:rsid w:val="004662A3"/>
    <w:rsid w:val="00466506"/>
    <w:rsid w:val="00470F39"/>
    <w:rsid w:val="00474D43"/>
    <w:rsid w:val="004861DD"/>
    <w:rsid w:val="00491F97"/>
    <w:rsid w:val="004927D8"/>
    <w:rsid w:val="004953E2"/>
    <w:rsid w:val="00497CC4"/>
    <w:rsid w:val="004A04D3"/>
    <w:rsid w:val="004A2C23"/>
    <w:rsid w:val="004A3539"/>
    <w:rsid w:val="004A4499"/>
    <w:rsid w:val="004A4D0F"/>
    <w:rsid w:val="004B25C2"/>
    <w:rsid w:val="004B42AE"/>
    <w:rsid w:val="004B4A43"/>
    <w:rsid w:val="004B628D"/>
    <w:rsid w:val="004B73FE"/>
    <w:rsid w:val="004C066E"/>
    <w:rsid w:val="004C3B70"/>
    <w:rsid w:val="004C4FA0"/>
    <w:rsid w:val="004C6859"/>
    <w:rsid w:val="004C6956"/>
    <w:rsid w:val="004C7AF0"/>
    <w:rsid w:val="004D419A"/>
    <w:rsid w:val="004E37C6"/>
    <w:rsid w:val="004E4226"/>
    <w:rsid w:val="004E635B"/>
    <w:rsid w:val="00501C1D"/>
    <w:rsid w:val="005064B2"/>
    <w:rsid w:val="00510432"/>
    <w:rsid w:val="00515DE8"/>
    <w:rsid w:val="0051603D"/>
    <w:rsid w:val="005175C9"/>
    <w:rsid w:val="00520408"/>
    <w:rsid w:val="00522C4E"/>
    <w:rsid w:val="005231AB"/>
    <w:rsid w:val="00523BF9"/>
    <w:rsid w:val="005258BC"/>
    <w:rsid w:val="005311D8"/>
    <w:rsid w:val="00531CC6"/>
    <w:rsid w:val="00534975"/>
    <w:rsid w:val="0053657D"/>
    <w:rsid w:val="0053793A"/>
    <w:rsid w:val="00537A6C"/>
    <w:rsid w:val="00537B17"/>
    <w:rsid w:val="005427F8"/>
    <w:rsid w:val="005469F0"/>
    <w:rsid w:val="00555428"/>
    <w:rsid w:val="00556A6E"/>
    <w:rsid w:val="00566FEB"/>
    <w:rsid w:val="005720F2"/>
    <w:rsid w:val="005727D9"/>
    <w:rsid w:val="00577EB4"/>
    <w:rsid w:val="00580FC8"/>
    <w:rsid w:val="00583752"/>
    <w:rsid w:val="0058686D"/>
    <w:rsid w:val="00587F3A"/>
    <w:rsid w:val="00596526"/>
    <w:rsid w:val="005A2897"/>
    <w:rsid w:val="005A33F2"/>
    <w:rsid w:val="005A7F80"/>
    <w:rsid w:val="005B1949"/>
    <w:rsid w:val="005B7D54"/>
    <w:rsid w:val="005C66E2"/>
    <w:rsid w:val="005D3274"/>
    <w:rsid w:val="005D751D"/>
    <w:rsid w:val="005D7F72"/>
    <w:rsid w:val="005E15B8"/>
    <w:rsid w:val="005E2177"/>
    <w:rsid w:val="005E31AC"/>
    <w:rsid w:val="005E7CB8"/>
    <w:rsid w:val="005E7D22"/>
    <w:rsid w:val="005F1A01"/>
    <w:rsid w:val="005F2C0D"/>
    <w:rsid w:val="005F5363"/>
    <w:rsid w:val="005F6372"/>
    <w:rsid w:val="005F6FAF"/>
    <w:rsid w:val="006017C6"/>
    <w:rsid w:val="00602CAE"/>
    <w:rsid w:val="006054CF"/>
    <w:rsid w:val="00605D66"/>
    <w:rsid w:val="00606E74"/>
    <w:rsid w:val="006074EB"/>
    <w:rsid w:val="00615780"/>
    <w:rsid w:val="00616ACE"/>
    <w:rsid w:val="006171A4"/>
    <w:rsid w:val="00623C44"/>
    <w:rsid w:val="00623E57"/>
    <w:rsid w:val="00625D11"/>
    <w:rsid w:val="00641866"/>
    <w:rsid w:val="006427F0"/>
    <w:rsid w:val="00644507"/>
    <w:rsid w:val="00646AB9"/>
    <w:rsid w:val="0064770D"/>
    <w:rsid w:val="00651C8D"/>
    <w:rsid w:val="006533AA"/>
    <w:rsid w:val="00654309"/>
    <w:rsid w:val="006544DF"/>
    <w:rsid w:val="0065508E"/>
    <w:rsid w:val="0066055E"/>
    <w:rsid w:val="00667A87"/>
    <w:rsid w:val="006717B5"/>
    <w:rsid w:val="00672620"/>
    <w:rsid w:val="00680B3E"/>
    <w:rsid w:val="0068237E"/>
    <w:rsid w:val="00683E23"/>
    <w:rsid w:val="0068717D"/>
    <w:rsid w:val="00694AA7"/>
    <w:rsid w:val="00697674"/>
    <w:rsid w:val="006B0B9C"/>
    <w:rsid w:val="006B15AD"/>
    <w:rsid w:val="006B3050"/>
    <w:rsid w:val="006B35AB"/>
    <w:rsid w:val="006C3ED6"/>
    <w:rsid w:val="006D1B8D"/>
    <w:rsid w:val="006D34D0"/>
    <w:rsid w:val="006D3C63"/>
    <w:rsid w:val="006D466F"/>
    <w:rsid w:val="006D4D96"/>
    <w:rsid w:val="006E3C59"/>
    <w:rsid w:val="006E4A66"/>
    <w:rsid w:val="006E4C3F"/>
    <w:rsid w:val="006E4D03"/>
    <w:rsid w:val="006E5339"/>
    <w:rsid w:val="006F4930"/>
    <w:rsid w:val="006F4BA0"/>
    <w:rsid w:val="0070694D"/>
    <w:rsid w:val="00711943"/>
    <w:rsid w:val="00714FA8"/>
    <w:rsid w:val="007175CF"/>
    <w:rsid w:val="00726190"/>
    <w:rsid w:val="007311CC"/>
    <w:rsid w:val="0073139C"/>
    <w:rsid w:val="00731FF8"/>
    <w:rsid w:val="007325AE"/>
    <w:rsid w:val="007350AB"/>
    <w:rsid w:val="00736B72"/>
    <w:rsid w:val="00741B81"/>
    <w:rsid w:val="00742139"/>
    <w:rsid w:val="00746B60"/>
    <w:rsid w:val="007520D4"/>
    <w:rsid w:val="00753CE8"/>
    <w:rsid w:val="00755050"/>
    <w:rsid w:val="00763DFC"/>
    <w:rsid w:val="00767DC7"/>
    <w:rsid w:val="00772262"/>
    <w:rsid w:val="00773655"/>
    <w:rsid w:val="00777E4B"/>
    <w:rsid w:val="00780A16"/>
    <w:rsid w:val="007814FF"/>
    <w:rsid w:val="00783D26"/>
    <w:rsid w:val="00784BE8"/>
    <w:rsid w:val="00790CA4"/>
    <w:rsid w:val="00796F0D"/>
    <w:rsid w:val="007B2228"/>
    <w:rsid w:val="007B47A0"/>
    <w:rsid w:val="007B5DF8"/>
    <w:rsid w:val="007C0FF1"/>
    <w:rsid w:val="007C4F98"/>
    <w:rsid w:val="007D4F08"/>
    <w:rsid w:val="007E0317"/>
    <w:rsid w:val="007E0A9A"/>
    <w:rsid w:val="007E1070"/>
    <w:rsid w:val="007E1D16"/>
    <w:rsid w:val="007E2D5B"/>
    <w:rsid w:val="007E2FE0"/>
    <w:rsid w:val="007F084B"/>
    <w:rsid w:val="007F1AF4"/>
    <w:rsid w:val="007F7DB9"/>
    <w:rsid w:val="0080754E"/>
    <w:rsid w:val="00812157"/>
    <w:rsid w:val="00812693"/>
    <w:rsid w:val="00813F48"/>
    <w:rsid w:val="00820E50"/>
    <w:rsid w:val="00822635"/>
    <w:rsid w:val="0082687F"/>
    <w:rsid w:val="00830FB8"/>
    <w:rsid w:val="00833AE8"/>
    <w:rsid w:val="00834724"/>
    <w:rsid w:val="00835670"/>
    <w:rsid w:val="008416A2"/>
    <w:rsid w:val="00844213"/>
    <w:rsid w:val="00847C16"/>
    <w:rsid w:val="00852927"/>
    <w:rsid w:val="0086340F"/>
    <w:rsid w:val="008644EC"/>
    <w:rsid w:val="0086522E"/>
    <w:rsid w:val="0088044B"/>
    <w:rsid w:val="00882FD6"/>
    <w:rsid w:val="0088420C"/>
    <w:rsid w:val="008856E5"/>
    <w:rsid w:val="00890DB8"/>
    <w:rsid w:val="008928BC"/>
    <w:rsid w:val="008954C0"/>
    <w:rsid w:val="008960C2"/>
    <w:rsid w:val="008A247F"/>
    <w:rsid w:val="008A31BD"/>
    <w:rsid w:val="008A3632"/>
    <w:rsid w:val="008A55AA"/>
    <w:rsid w:val="008B3F35"/>
    <w:rsid w:val="008C6E42"/>
    <w:rsid w:val="008D41C2"/>
    <w:rsid w:val="008D720D"/>
    <w:rsid w:val="008E064B"/>
    <w:rsid w:val="008E3908"/>
    <w:rsid w:val="008E4802"/>
    <w:rsid w:val="008F1D1D"/>
    <w:rsid w:val="008F3CF7"/>
    <w:rsid w:val="008F4241"/>
    <w:rsid w:val="008F482F"/>
    <w:rsid w:val="008F7881"/>
    <w:rsid w:val="00902922"/>
    <w:rsid w:val="00902C1D"/>
    <w:rsid w:val="00904A45"/>
    <w:rsid w:val="00905584"/>
    <w:rsid w:val="00906F4B"/>
    <w:rsid w:val="009121F2"/>
    <w:rsid w:val="00912C84"/>
    <w:rsid w:val="009131FC"/>
    <w:rsid w:val="0091440E"/>
    <w:rsid w:val="00916E32"/>
    <w:rsid w:val="009246BF"/>
    <w:rsid w:val="00924AD2"/>
    <w:rsid w:val="00925705"/>
    <w:rsid w:val="00925DED"/>
    <w:rsid w:val="00934E28"/>
    <w:rsid w:val="0094143C"/>
    <w:rsid w:val="00942966"/>
    <w:rsid w:val="00955B47"/>
    <w:rsid w:val="0095663B"/>
    <w:rsid w:val="00957D7C"/>
    <w:rsid w:val="009658B7"/>
    <w:rsid w:val="00967523"/>
    <w:rsid w:val="00976665"/>
    <w:rsid w:val="00977BCC"/>
    <w:rsid w:val="00977EC3"/>
    <w:rsid w:val="00981EEE"/>
    <w:rsid w:val="0098280D"/>
    <w:rsid w:val="009879B0"/>
    <w:rsid w:val="009930C0"/>
    <w:rsid w:val="009A489F"/>
    <w:rsid w:val="009A692B"/>
    <w:rsid w:val="009B3A79"/>
    <w:rsid w:val="009C17F2"/>
    <w:rsid w:val="009D1E31"/>
    <w:rsid w:val="009D3B18"/>
    <w:rsid w:val="009D4668"/>
    <w:rsid w:val="009D4C6E"/>
    <w:rsid w:val="009E2882"/>
    <w:rsid w:val="009E2E6B"/>
    <w:rsid w:val="009E3615"/>
    <w:rsid w:val="009E5EA9"/>
    <w:rsid w:val="009E79BB"/>
    <w:rsid w:val="009F5376"/>
    <w:rsid w:val="009F6F65"/>
    <w:rsid w:val="009F7508"/>
    <w:rsid w:val="009F7759"/>
    <w:rsid w:val="00A00C11"/>
    <w:rsid w:val="00A0625A"/>
    <w:rsid w:val="00A0756E"/>
    <w:rsid w:val="00A07E77"/>
    <w:rsid w:val="00A17E80"/>
    <w:rsid w:val="00A22D58"/>
    <w:rsid w:val="00A23D66"/>
    <w:rsid w:val="00A30EBC"/>
    <w:rsid w:val="00A314CC"/>
    <w:rsid w:val="00A31A07"/>
    <w:rsid w:val="00A32C49"/>
    <w:rsid w:val="00A401FC"/>
    <w:rsid w:val="00A40F75"/>
    <w:rsid w:val="00A41097"/>
    <w:rsid w:val="00A44C97"/>
    <w:rsid w:val="00A45D82"/>
    <w:rsid w:val="00A531A2"/>
    <w:rsid w:val="00A56C2B"/>
    <w:rsid w:val="00A579C9"/>
    <w:rsid w:val="00A62574"/>
    <w:rsid w:val="00A62EAA"/>
    <w:rsid w:val="00A6699A"/>
    <w:rsid w:val="00A70F7A"/>
    <w:rsid w:val="00A72B41"/>
    <w:rsid w:val="00A74FAC"/>
    <w:rsid w:val="00A77701"/>
    <w:rsid w:val="00A800CA"/>
    <w:rsid w:val="00A82157"/>
    <w:rsid w:val="00A824F3"/>
    <w:rsid w:val="00A87CED"/>
    <w:rsid w:val="00A90955"/>
    <w:rsid w:val="00A909D0"/>
    <w:rsid w:val="00A92783"/>
    <w:rsid w:val="00A93EF0"/>
    <w:rsid w:val="00A945D1"/>
    <w:rsid w:val="00AA2575"/>
    <w:rsid w:val="00AA2911"/>
    <w:rsid w:val="00AB5B25"/>
    <w:rsid w:val="00AB6EAC"/>
    <w:rsid w:val="00AC3DD2"/>
    <w:rsid w:val="00AC60DC"/>
    <w:rsid w:val="00AD36AD"/>
    <w:rsid w:val="00AD76FD"/>
    <w:rsid w:val="00AD7E49"/>
    <w:rsid w:val="00AE0552"/>
    <w:rsid w:val="00AE639F"/>
    <w:rsid w:val="00AF0153"/>
    <w:rsid w:val="00AF17B5"/>
    <w:rsid w:val="00AF1DB7"/>
    <w:rsid w:val="00B005E7"/>
    <w:rsid w:val="00B02027"/>
    <w:rsid w:val="00B020AA"/>
    <w:rsid w:val="00B03DE9"/>
    <w:rsid w:val="00B041A9"/>
    <w:rsid w:val="00B05E27"/>
    <w:rsid w:val="00B249B2"/>
    <w:rsid w:val="00B24DC4"/>
    <w:rsid w:val="00B25BBF"/>
    <w:rsid w:val="00B26362"/>
    <w:rsid w:val="00B270AC"/>
    <w:rsid w:val="00B35554"/>
    <w:rsid w:val="00B422B7"/>
    <w:rsid w:val="00B45004"/>
    <w:rsid w:val="00B45083"/>
    <w:rsid w:val="00B4529D"/>
    <w:rsid w:val="00B50CB9"/>
    <w:rsid w:val="00B526B7"/>
    <w:rsid w:val="00B6085B"/>
    <w:rsid w:val="00B63554"/>
    <w:rsid w:val="00B64062"/>
    <w:rsid w:val="00B7003E"/>
    <w:rsid w:val="00B716F5"/>
    <w:rsid w:val="00B7587F"/>
    <w:rsid w:val="00B76151"/>
    <w:rsid w:val="00B765E4"/>
    <w:rsid w:val="00B813BF"/>
    <w:rsid w:val="00B816A8"/>
    <w:rsid w:val="00B841F8"/>
    <w:rsid w:val="00B861F5"/>
    <w:rsid w:val="00B907D9"/>
    <w:rsid w:val="00B91D2C"/>
    <w:rsid w:val="00B93306"/>
    <w:rsid w:val="00B97538"/>
    <w:rsid w:val="00BA0013"/>
    <w:rsid w:val="00BA5C3C"/>
    <w:rsid w:val="00BB5FE2"/>
    <w:rsid w:val="00BB7F06"/>
    <w:rsid w:val="00BC0B0A"/>
    <w:rsid w:val="00BC2726"/>
    <w:rsid w:val="00BC2B63"/>
    <w:rsid w:val="00BC3668"/>
    <w:rsid w:val="00BC3DAB"/>
    <w:rsid w:val="00BC61CD"/>
    <w:rsid w:val="00BD0676"/>
    <w:rsid w:val="00BD0C64"/>
    <w:rsid w:val="00BD20C4"/>
    <w:rsid w:val="00BE0787"/>
    <w:rsid w:val="00BE33D3"/>
    <w:rsid w:val="00BE4636"/>
    <w:rsid w:val="00BF2A52"/>
    <w:rsid w:val="00BF30EF"/>
    <w:rsid w:val="00BF4580"/>
    <w:rsid w:val="00C01FA6"/>
    <w:rsid w:val="00C045C2"/>
    <w:rsid w:val="00C12158"/>
    <w:rsid w:val="00C12538"/>
    <w:rsid w:val="00C202D3"/>
    <w:rsid w:val="00C32138"/>
    <w:rsid w:val="00C326A1"/>
    <w:rsid w:val="00C33615"/>
    <w:rsid w:val="00C365FF"/>
    <w:rsid w:val="00C40FEB"/>
    <w:rsid w:val="00C43A11"/>
    <w:rsid w:val="00C516D8"/>
    <w:rsid w:val="00C53036"/>
    <w:rsid w:val="00C53157"/>
    <w:rsid w:val="00C53403"/>
    <w:rsid w:val="00C535E5"/>
    <w:rsid w:val="00C53C64"/>
    <w:rsid w:val="00C53FD5"/>
    <w:rsid w:val="00C54AE9"/>
    <w:rsid w:val="00C5612C"/>
    <w:rsid w:val="00C63A2C"/>
    <w:rsid w:val="00C65425"/>
    <w:rsid w:val="00C65BDF"/>
    <w:rsid w:val="00C72585"/>
    <w:rsid w:val="00C73CBF"/>
    <w:rsid w:val="00C73FC2"/>
    <w:rsid w:val="00C75858"/>
    <w:rsid w:val="00C76B1E"/>
    <w:rsid w:val="00C76ED0"/>
    <w:rsid w:val="00C77124"/>
    <w:rsid w:val="00C811D7"/>
    <w:rsid w:val="00C8186A"/>
    <w:rsid w:val="00C82B5C"/>
    <w:rsid w:val="00C8521E"/>
    <w:rsid w:val="00C86A77"/>
    <w:rsid w:val="00C910EE"/>
    <w:rsid w:val="00C97726"/>
    <w:rsid w:val="00CA0B5F"/>
    <w:rsid w:val="00CA4950"/>
    <w:rsid w:val="00CA5242"/>
    <w:rsid w:val="00CA7349"/>
    <w:rsid w:val="00CB0E35"/>
    <w:rsid w:val="00CB4CCC"/>
    <w:rsid w:val="00CC7034"/>
    <w:rsid w:val="00CC730F"/>
    <w:rsid w:val="00CC7991"/>
    <w:rsid w:val="00CD5598"/>
    <w:rsid w:val="00CD560C"/>
    <w:rsid w:val="00CE1687"/>
    <w:rsid w:val="00CE7E66"/>
    <w:rsid w:val="00CF09E2"/>
    <w:rsid w:val="00CF0DF7"/>
    <w:rsid w:val="00CF17B3"/>
    <w:rsid w:val="00CF5822"/>
    <w:rsid w:val="00CF7EC5"/>
    <w:rsid w:val="00D00E19"/>
    <w:rsid w:val="00D04F61"/>
    <w:rsid w:val="00D10B4F"/>
    <w:rsid w:val="00D12D38"/>
    <w:rsid w:val="00D151D3"/>
    <w:rsid w:val="00D17E68"/>
    <w:rsid w:val="00D21DCB"/>
    <w:rsid w:val="00D23FBB"/>
    <w:rsid w:val="00D308D1"/>
    <w:rsid w:val="00D31235"/>
    <w:rsid w:val="00D31A76"/>
    <w:rsid w:val="00D35929"/>
    <w:rsid w:val="00D403DF"/>
    <w:rsid w:val="00D40592"/>
    <w:rsid w:val="00D4119F"/>
    <w:rsid w:val="00D50867"/>
    <w:rsid w:val="00D538B7"/>
    <w:rsid w:val="00D618CF"/>
    <w:rsid w:val="00D62687"/>
    <w:rsid w:val="00D64667"/>
    <w:rsid w:val="00D74240"/>
    <w:rsid w:val="00D83552"/>
    <w:rsid w:val="00D83FAC"/>
    <w:rsid w:val="00D84F2B"/>
    <w:rsid w:val="00D855E1"/>
    <w:rsid w:val="00D857DB"/>
    <w:rsid w:val="00D92E9A"/>
    <w:rsid w:val="00D9416E"/>
    <w:rsid w:val="00D95BA5"/>
    <w:rsid w:val="00D96572"/>
    <w:rsid w:val="00D973F7"/>
    <w:rsid w:val="00DA08AE"/>
    <w:rsid w:val="00DA0F2D"/>
    <w:rsid w:val="00DA28B0"/>
    <w:rsid w:val="00DA3421"/>
    <w:rsid w:val="00DA3A1E"/>
    <w:rsid w:val="00DB3E8B"/>
    <w:rsid w:val="00DB786B"/>
    <w:rsid w:val="00DC1539"/>
    <w:rsid w:val="00DD10A0"/>
    <w:rsid w:val="00DD11A1"/>
    <w:rsid w:val="00DD1B40"/>
    <w:rsid w:val="00DD3865"/>
    <w:rsid w:val="00DD5F1B"/>
    <w:rsid w:val="00DE305F"/>
    <w:rsid w:val="00DE3A16"/>
    <w:rsid w:val="00DE6984"/>
    <w:rsid w:val="00DF077D"/>
    <w:rsid w:val="00E032CC"/>
    <w:rsid w:val="00E0379B"/>
    <w:rsid w:val="00E047E9"/>
    <w:rsid w:val="00E055D5"/>
    <w:rsid w:val="00E05D4E"/>
    <w:rsid w:val="00E07F74"/>
    <w:rsid w:val="00E21A2E"/>
    <w:rsid w:val="00E32D43"/>
    <w:rsid w:val="00E34F74"/>
    <w:rsid w:val="00E44806"/>
    <w:rsid w:val="00E47DA7"/>
    <w:rsid w:val="00E55AF8"/>
    <w:rsid w:val="00E577BF"/>
    <w:rsid w:val="00E6210B"/>
    <w:rsid w:val="00E65FCB"/>
    <w:rsid w:val="00E82BB5"/>
    <w:rsid w:val="00E8652F"/>
    <w:rsid w:val="00E873E6"/>
    <w:rsid w:val="00E90440"/>
    <w:rsid w:val="00EA2ABC"/>
    <w:rsid w:val="00EA40CE"/>
    <w:rsid w:val="00EA4D04"/>
    <w:rsid w:val="00EA77F9"/>
    <w:rsid w:val="00EB2328"/>
    <w:rsid w:val="00EB355F"/>
    <w:rsid w:val="00EB3DB7"/>
    <w:rsid w:val="00EB6863"/>
    <w:rsid w:val="00EC2DFE"/>
    <w:rsid w:val="00ED0D15"/>
    <w:rsid w:val="00ED4000"/>
    <w:rsid w:val="00ED5C5D"/>
    <w:rsid w:val="00ED660E"/>
    <w:rsid w:val="00ED6FBC"/>
    <w:rsid w:val="00EE6C91"/>
    <w:rsid w:val="00EF0D62"/>
    <w:rsid w:val="00EF3A93"/>
    <w:rsid w:val="00EF64C8"/>
    <w:rsid w:val="00F008CD"/>
    <w:rsid w:val="00F020FB"/>
    <w:rsid w:val="00F06F7C"/>
    <w:rsid w:val="00F12ABA"/>
    <w:rsid w:val="00F173B9"/>
    <w:rsid w:val="00F25348"/>
    <w:rsid w:val="00F37F6E"/>
    <w:rsid w:val="00F40ED8"/>
    <w:rsid w:val="00F449B6"/>
    <w:rsid w:val="00F44F82"/>
    <w:rsid w:val="00F453D3"/>
    <w:rsid w:val="00F51569"/>
    <w:rsid w:val="00F6166F"/>
    <w:rsid w:val="00F65E34"/>
    <w:rsid w:val="00F675C3"/>
    <w:rsid w:val="00F6767F"/>
    <w:rsid w:val="00F71A19"/>
    <w:rsid w:val="00F73CD4"/>
    <w:rsid w:val="00F76814"/>
    <w:rsid w:val="00F77EFE"/>
    <w:rsid w:val="00F8722A"/>
    <w:rsid w:val="00F9227F"/>
    <w:rsid w:val="00F93294"/>
    <w:rsid w:val="00F9640B"/>
    <w:rsid w:val="00F97AC9"/>
    <w:rsid w:val="00FA0F1F"/>
    <w:rsid w:val="00FA5606"/>
    <w:rsid w:val="00FB054E"/>
    <w:rsid w:val="00FB215C"/>
    <w:rsid w:val="00FB4704"/>
    <w:rsid w:val="00FB67DF"/>
    <w:rsid w:val="00FC08F6"/>
    <w:rsid w:val="00FC3455"/>
    <w:rsid w:val="00FC4749"/>
    <w:rsid w:val="00FD1A51"/>
    <w:rsid w:val="00FD3802"/>
    <w:rsid w:val="00FD5864"/>
    <w:rsid w:val="00FE2749"/>
    <w:rsid w:val="00FF17BA"/>
    <w:rsid w:val="07BE5322"/>
    <w:rsid w:val="089A14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D8DDC39"/>
  <w15:docId w15:val="{E3D56C7C-CB60-49D6-B00A-1E06CAA88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120" w:line="360" w:lineRule="auto"/>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ad">
    <w:name w:val="footnote text"/>
    <w:basedOn w:val="a"/>
    <w:link w:val="ae"/>
    <w:uiPriority w:val="99"/>
    <w:unhideWhenUsed/>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af">
    <w:name w:val="Normal (Web)"/>
    <w:basedOn w:val="a"/>
    <w:uiPriority w:val="99"/>
    <w:unhideWhenUsed/>
    <w:qFormat/>
    <w:pPr>
      <w:spacing w:beforeAutospacing="1" w:afterAutospacing="1"/>
      <w:jc w:val="left"/>
    </w:pPr>
    <w:rPr>
      <w:rFonts w:cs="Times New Roman"/>
      <w:kern w:val="0"/>
      <w:sz w:val="24"/>
    </w:rPr>
  </w:style>
  <w:style w:type="character" w:styleId="af0">
    <w:name w:val="Strong"/>
    <w:basedOn w:val="a0"/>
    <w:uiPriority w:val="22"/>
    <w:qFormat/>
    <w:rPr>
      <w:b/>
      <w:bCs/>
    </w:r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unhideWhenUsed/>
    <w:rPr>
      <w:sz w:val="21"/>
      <w:szCs w:val="21"/>
    </w:rPr>
  </w:style>
  <w:style w:type="character" w:styleId="af3">
    <w:name w:val="footnote reference"/>
    <w:basedOn w:val="a0"/>
    <w:uiPriority w:val="99"/>
    <w:unhideWhenUsed/>
    <w:qFormat/>
    <w:rPr>
      <w:vertAlign w:val="superscript"/>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6">
    <w:name w:val="批注文字 字符"/>
    <w:basedOn w:val="a0"/>
    <w:link w:val="a4"/>
    <w:uiPriority w:val="99"/>
    <w:semiHidden/>
    <w:qFormat/>
  </w:style>
  <w:style w:type="character" w:customStyle="1" w:styleId="a8">
    <w:name w:val="批注框文本 字符"/>
    <w:basedOn w:val="a0"/>
    <w:link w:val="a7"/>
    <w:uiPriority w:val="99"/>
    <w:semiHidden/>
    <w:qFormat/>
    <w:rPr>
      <w:sz w:val="18"/>
      <w:szCs w:val="18"/>
    </w:rPr>
  </w:style>
  <w:style w:type="paragraph" w:customStyle="1" w:styleId="12">
    <w:name w:val="列出段落1"/>
    <w:basedOn w:val="a"/>
    <w:uiPriority w:val="34"/>
    <w:qFormat/>
    <w:pPr>
      <w:ind w:firstLineChars="200" w:firstLine="420"/>
    </w:pPr>
  </w:style>
  <w:style w:type="character" w:customStyle="1" w:styleId="30">
    <w:name w:val="标题 3 字符"/>
    <w:basedOn w:val="a0"/>
    <w:link w:val="3"/>
    <w:uiPriority w:val="9"/>
    <w:rPr>
      <w:b/>
      <w:bCs/>
      <w:sz w:val="28"/>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22">
    <w:name w:val="列出段落2"/>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明显参考1"/>
    <w:basedOn w:val="a0"/>
    <w:uiPriority w:val="32"/>
    <w:qFormat/>
    <w:rPr>
      <w:b/>
      <w:bCs/>
      <w:smallCaps/>
      <w:color w:val="5B9BD5" w:themeColor="accent1"/>
      <w:spacing w:val="5"/>
    </w:rPr>
  </w:style>
  <w:style w:type="character" w:customStyle="1" w:styleId="a5">
    <w:name w:val="批注主题 字符"/>
    <w:basedOn w:val="a6"/>
    <w:link w:val="a3"/>
    <w:uiPriority w:val="99"/>
    <w:semiHidden/>
    <w:qFormat/>
    <w:rPr>
      <w:b/>
      <w:bCs/>
    </w:rPr>
  </w:style>
  <w:style w:type="character" w:customStyle="1" w:styleId="ae">
    <w:name w:val="脚注文本 字符"/>
    <w:basedOn w:val="a0"/>
    <w:link w:val="ad"/>
    <w:uiPriority w:val="99"/>
    <w:semiHidden/>
    <w:qFormat/>
    <w:rPr>
      <w:sz w:val="18"/>
      <w:szCs w:val="18"/>
    </w:rPr>
  </w:style>
  <w:style w:type="character" w:customStyle="1" w:styleId="14">
    <w:name w:val="占位符文本1"/>
    <w:basedOn w:val="a0"/>
    <w:uiPriority w:val="99"/>
    <w:semiHidden/>
    <w:rPr>
      <w:color w:val="808080"/>
    </w:rPr>
  </w:style>
  <w:style w:type="paragraph" w:customStyle="1" w:styleId="p1">
    <w:name w:val="p1"/>
    <w:basedOn w:val="a"/>
    <w:qFormat/>
    <w:pPr>
      <w:spacing w:after="0" w:line="240" w:lineRule="auto"/>
      <w:jc w:val="left"/>
    </w:pPr>
    <w:rPr>
      <w:rFonts w:cs="Times New Roman"/>
      <w:kern w:val="0"/>
      <w:szCs w:val="24"/>
    </w:rPr>
  </w:style>
  <w:style w:type="paragraph" w:customStyle="1" w:styleId="proname">
    <w:name w:val="proname"/>
    <w:basedOn w:val="a"/>
    <w:rsid w:val="00BD0676"/>
    <w:pPr>
      <w:widowControl/>
      <w:spacing w:before="100" w:beforeAutospacing="1" w:after="100" w:afterAutospacing="1" w:line="240" w:lineRule="auto"/>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2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wapbaike.baidu.com/item/%E5%AD%98%E8%B4%A7"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wapbaike.baidu.com/item/%E6%B5%81%E5%8A%A8%E6%80%A7"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yperlink" Target="/wiki/%E4%B8%8D%E5%8F%AF%E6%8A%97%E5%8A%9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wiki/%E8%BF%9D%E5%8F%8D%E5%90%88%E5%90%8C" TargetMode="External"/><Relationship Id="rId30"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41206B-8BFC-43F7-ACBA-3428B922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2746</Words>
  <Characters>15658</Characters>
  <Application>Microsoft Office Word</Application>
  <DocSecurity>0</DocSecurity>
  <Lines>130</Lines>
  <Paragraphs>36</Paragraphs>
  <ScaleCrop>false</ScaleCrop>
  <Company>Microsoft</Company>
  <LinksUpToDate>false</LinksUpToDate>
  <CharactersWithSpaces>18368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xiaohei</dc:creator>
  <cp:lastModifiedBy>朱陈超</cp:lastModifiedBy>
  <cp:revision>208</cp:revision>
  <cp:lastPrinted>2017-07-07T11:46:00Z</cp:lastPrinted>
  <dcterms:created xsi:type="dcterms:W3CDTF">2017-07-07T05:22:00Z</dcterms:created>
  <dcterms:modified xsi:type="dcterms:W3CDTF">2017-07-14T08:32:00Z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